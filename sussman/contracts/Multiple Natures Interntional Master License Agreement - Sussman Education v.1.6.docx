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F785CA" w14:textId="77777777" w:rsidR="004078B7" w:rsidRDefault="004078B7"/>
    <w:p w14:paraId="73D479A9" w14:textId="77777777" w:rsidR="004078B7" w:rsidRDefault="004078B7">
      <w:pPr>
        <w:jc w:val="center"/>
        <w:rPr>
          <w:rFonts w:ascii="Cambria" w:eastAsia="Cambria" w:hAnsi="Cambria" w:cs="Cambria"/>
          <w:sz w:val="72"/>
          <w:szCs w:val="72"/>
        </w:rPr>
      </w:pPr>
    </w:p>
    <w:p w14:paraId="394C3C16" w14:textId="0750C555" w:rsidR="004078B7" w:rsidRDefault="000A7D29">
      <w:pPr>
        <w:jc w:val="center"/>
        <w:rPr>
          <w:rFonts w:ascii="Arial" w:hAnsi="Arial" w:cs="Arial"/>
          <w:b/>
          <w:bCs/>
          <w:sz w:val="52"/>
          <w:szCs w:val="28"/>
        </w:rPr>
      </w:pPr>
      <w:r>
        <w:rPr>
          <w:rFonts w:ascii="Arial" w:hAnsi="Arial" w:cs="Arial"/>
          <w:b/>
          <w:bCs/>
          <w:sz w:val="52"/>
          <w:szCs w:val="28"/>
        </w:rPr>
        <w:t xml:space="preserve">Exclusive </w:t>
      </w:r>
      <w:r w:rsidR="00792C88">
        <w:rPr>
          <w:rFonts w:ascii="Arial" w:hAnsi="Arial" w:cs="Arial"/>
          <w:b/>
          <w:bCs/>
          <w:sz w:val="52"/>
          <w:szCs w:val="28"/>
        </w:rPr>
        <w:t>Licensee</w:t>
      </w:r>
      <w:r>
        <w:rPr>
          <w:rFonts w:ascii="Arial" w:hAnsi="Arial" w:cs="Arial"/>
          <w:b/>
          <w:bCs/>
          <w:sz w:val="52"/>
          <w:szCs w:val="28"/>
        </w:rPr>
        <w:t xml:space="preserve"> &amp;</w:t>
      </w:r>
    </w:p>
    <w:p w14:paraId="3CA9DCDA" w14:textId="77777777" w:rsidR="004078B7" w:rsidRDefault="000A7D29">
      <w:pPr>
        <w:jc w:val="center"/>
        <w:rPr>
          <w:rFonts w:ascii="Arial" w:eastAsia="Cambria" w:hAnsi="Arial" w:cs="Arial"/>
          <w:b/>
          <w:bCs/>
          <w:sz w:val="28"/>
          <w:szCs w:val="28"/>
        </w:rPr>
      </w:pPr>
      <w:r>
        <w:rPr>
          <w:rFonts w:ascii="Arial" w:hAnsi="Arial" w:cs="Arial"/>
          <w:b/>
          <w:bCs/>
          <w:sz w:val="52"/>
          <w:szCs w:val="28"/>
        </w:rPr>
        <w:t>Distribution Agreement</w:t>
      </w:r>
    </w:p>
    <w:p w14:paraId="5B8A6E43" w14:textId="77777777" w:rsidR="004078B7" w:rsidRDefault="000A7D29">
      <w:pPr>
        <w:pStyle w:val="Title"/>
        <w:rPr>
          <w:rFonts w:eastAsia="Cambria"/>
          <w:sz w:val="28"/>
          <w:szCs w:val="32"/>
        </w:rPr>
      </w:pPr>
      <w:r>
        <w:rPr>
          <w:rFonts w:eastAsia="Cambria"/>
          <w:sz w:val="28"/>
          <w:szCs w:val="32"/>
        </w:rPr>
        <w:t>between</w:t>
      </w:r>
    </w:p>
    <w:p w14:paraId="68B4DCB9" w14:textId="77777777" w:rsidR="004078B7" w:rsidRDefault="000A7D29">
      <w:pPr>
        <w:pStyle w:val="Title"/>
        <w:rPr>
          <w:rFonts w:eastAsia="Cambria"/>
          <w:sz w:val="40"/>
          <w:szCs w:val="40"/>
        </w:rPr>
      </w:pPr>
      <w:r>
        <w:rPr>
          <w:rFonts w:eastAsia="Cambria"/>
          <w:sz w:val="40"/>
          <w:szCs w:val="40"/>
        </w:rPr>
        <w:t>Multiple Natures International, LLC</w:t>
      </w:r>
    </w:p>
    <w:p w14:paraId="7D84A3FB" w14:textId="77777777" w:rsidR="004078B7" w:rsidRDefault="000A7D29">
      <w:pPr>
        <w:pStyle w:val="Title"/>
        <w:rPr>
          <w:rFonts w:eastAsia="Cambria"/>
          <w:sz w:val="44"/>
          <w:szCs w:val="48"/>
        </w:rPr>
      </w:pPr>
      <w:r>
        <w:rPr>
          <w:rFonts w:eastAsia="Cambria"/>
          <w:sz w:val="44"/>
          <w:szCs w:val="48"/>
        </w:rPr>
        <w:t>and</w:t>
      </w:r>
    </w:p>
    <w:p w14:paraId="6493E146" w14:textId="1093304B" w:rsidR="004078B7" w:rsidRDefault="00BE0A0A">
      <w:pPr>
        <w:pStyle w:val="Title"/>
        <w:rPr>
          <w:rFonts w:eastAsia="Cambria"/>
          <w:sz w:val="44"/>
          <w:szCs w:val="44"/>
        </w:rPr>
      </w:pPr>
      <w:r>
        <w:rPr>
          <w:sz w:val="44"/>
          <w:szCs w:val="44"/>
        </w:rPr>
        <w:t>Sussman Education</w:t>
      </w:r>
    </w:p>
    <w:p w14:paraId="18361578" w14:textId="77777777" w:rsidR="004078B7" w:rsidRDefault="004078B7">
      <w:pPr>
        <w:jc w:val="center"/>
        <w:rPr>
          <w:rFonts w:ascii="Cambria" w:eastAsia="Cambria" w:hAnsi="Cambria" w:cs="Cambria"/>
          <w:sz w:val="72"/>
          <w:szCs w:val="72"/>
        </w:rPr>
      </w:pPr>
    </w:p>
    <w:p w14:paraId="6DE26AAB" w14:textId="77777777" w:rsidR="004078B7" w:rsidRDefault="004078B7">
      <w:pPr>
        <w:rPr>
          <w:rFonts w:ascii="Cambria" w:eastAsia="Cambria" w:hAnsi="Cambria" w:cs="Cambria"/>
          <w:sz w:val="96"/>
          <w:szCs w:val="96"/>
        </w:rPr>
      </w:pPr>
    </w:p>
    <w:p w14:paraId="2223064D" w14:textId="77777777" w:rsidR="004078B7" w:rsidRDefault="004078B7">
      <w:pPr>
        <w:rPr>
          <w:rFonts w:ascii="Cambria" w:eastAsia="Cambria" w:hAnsi="Cambria" w:cs="Cambria"/>
          <w:sz w:val="96"/>
          <w:szCs w:val="96"/>
        </w:rPr>
      </w:pPr>
    </w:p>
    <w:p w14:paraId="34B58C45" w14:textId="77777777" w:rsidR="004078B7" w:rsidRDefault="000A7D29">
      <w:pPr>
        <w:widowControl w:val="0"/>
        <w:pBdr>
          <w:top w:val="nil"/>
          <w:left w:val="nil"/>
          <w:bottom w:val="nil"/>
          <w:right w:val="nil"/>
          <w:between w:val="nil"/>
        </w:pBdr>
        <w:spacing w:line="276" w:lineRule="auto"/>
        <w:rPr>
          <w:rFonts w:ascii="Cambria" w:eastAsia="Cambria" w:hAnsi="Cambria" w:cs="Cambria"/>
          <w:sz w:val="96"/>
          <w:szCs w:val="96"/>
        </w:rPr>
        <w:sectPr w:rsidR="004078B7">
          <w:footerReference w:type="default" r:id="rId8"/>
          <w:footerReference w:type="first" r:id="rId9"/>
          <w:pgSz w:w="11906" w:h="16838"/>
          <w:pgMar w:top="1440" w:right="1440" w:bottom="1440" w:left="1440" w:header="706" w:footer="706" w:gutter="0"/>
          <w:pgNumType w:start="1"/>
          <w:cols w:space="720"/>
        </w:sectPr>
      </w:pPr>
      <w:r>
        <w:br w:type="page"/>
      </w:r>
    </w:p>
    <w:p w14:paraId="33D2F3CE" w14:textId="77777777" w:rsidR="004078B7" w:rsidRDefault="004078B7"/>
    <w:p w14:paraId="3EDFFD47" w14:textId="42F2AFA8" w:rsidR="004078B7" w:rsidRDefault="000A7D29">
      <w:pPr>
        <w:pStyle w:val="Title"/>
      </w:pPr>
      <w:r>
        <w:t>L</w:t>
      </w:r>
      <w:r w:rsidR="00BE0A0A">
        <w:t>icense</w:t>
      </w:r>
      <w:r>
        <w:t xml:space="preserve"> </w:t>
      </w:r>
      <w:r w:rsidR="00BE0A0A">
        <w:t>Agreement</w:t>
      </w:r>
    </w:p>
    <w:p w14:paraId="320465A9" w14:textId="688C6FAF" w:rsidR="004078B7" w:rsidRDefault="000A7D29">
      <w:pPr>
        <w:pBdr>
          <w:top w:val="nil"/>
          <w:left w:val="nil"/>
          <w:bottom w:val="nil"/>
          <w:right w:val="nil"/>
          <w:between w:val="nil"/>
        </w:pBdr>
        <w:tabs>
          <w:tab w:val="left" w:pos="1418"/>
          <w:tab w:val="left" w:pos="1701"/>
          <w:tab w:val="left" w:pos="2268"/>
          <w:tab w:val="left" w:pos="2977"/>
          <w:tab w:val="left" w:pos="4253"/>
          <w:tab w:val="left" w:pos="4395"/>
        </w:tabs>
        <w:spacing w:after="480"/>
        <w:rPr>
          <w:color w:val="000000"/>
        </w:rPr>
      </w:pPr>
      <w:r>
        <w:rPr>
          <w:b/>
          <w:color w:val="000000"/>
          <w:sz w:val="28"/>
          <w:szCs w:val="28"/>
        </w:rPr>
        <w:t>DATE</w:t>
      </w:r>
      <w:r>
        <w:rPr>
          <w:b/>
          <w:color w:val="000000"/>
        </w:rPr>
        <w:t>:</w:t>
      </w:r>
      <w:r>
        <w:rPr>
          <w:color w:val="000000"/>
        </w:rPr>
        <w:t xml:space="preserve"> </w:t>
      </w:r>
      <w:r>
        <w:rPr>
          <w:color w:val="000000"/>
        </w:rPr>
        <w:tab/>
      </w:r>
      <w:r>
        <w:rPr>
          <w:color w:val="000000"/>
          <w:u w:val="single"/>
        </w:rPr>
        <w:tab/>
      </w:r>
      <w:r>
        <w:rPr>
          <w:i/>
          <w:color w:val="A6A6A6"/>
          <w:highlight w:val="lightGray"/>
          <w:u w:val="single"/>
        </w:rPr>
        <w:t>Day</w:t>
      </w:r>
      <w:r>
        <w:rPr>
          <w:color w:val="000000"/>
          <w:u w:val="single"/>
        </w:rPr>
        <w:tab/>
      </w:r>
      <w:r>
        <w:rPr>
          <w:color w:val="000000"/>
        </w:rPr>
        <w:t>/</w:t>
      </w:r>
      <w:r>
        <w:rPr>
          <w:color w:val="000000"/>
          <w:u w:val="single"/>
        </w:rPr>
        <w:tab/>
      </w:r>
      <w:r>
        <w:rPr>
          <w:i/>
          <w:color w:val="A6A6A6"/>
          <w:highlight w:val="lightGray"/>
          <w:u w:val="single"/>
        </w:rPr>
        <w:t>Month</w:t>
      </w:r>
      <w:r>
        <w:rPr>
          <w:color w:val="000000"/>
          <w:u w:val="single"/>
        </w:rPr>
        <w:tab/>
      </w:r>
      <w:r>
        <w:rPr>
          <w:color w:val="000000"/>
        </w:rPr>
        <w:t>/</w:t>
      </w:r>
      <w:r>
        <w:rPr>
          <w:color w:val="000000"/>
        </w:rPr>
        <w:tab/>
        <w:t>202</w:t>
      </w:r>
      <w:r w:rsidR="005E0BDA">
        <w:rPr>
          <w:color w:val="000000"/>
        </w:rPr>
        <w:t>3</w:t>
      </w:r>
      <w:r>
        <w:rPr>
          <w:color w:val="000000"/>
        </w:rPr>
        <w:t xml:space="preserve"> (“Execution Date”)</w:t>
      </w:r>
    </w:p>
    <w:p w14:paraId="6DBCC834" w14:textId="77777777" w:rsidR="004078B7" w:rsidRDefault="000A7D29">
      <w:pPr>
        <w:pBdr>
          <w:top w:val="nil"/>
          <w:left w:val="nil"/>
          <w:bottom w:val="single" w:sz="4" w:space="1" w:color="000000"/>
          <w:right w:val="nil"/>
          <w:between w:val="nil"/>
        </w:pBdr>
        <w:spacing w:before="240"/>
        <w:rPr>
          <w:b/>
          <w:color w:val="000000"/>
          <w:sz w:val="32"/>
          <w:szCs w:val="32"/>
        </w:rPr>
      </w:pPr>
      <w:r>
        <w:rPr>
          <w:b/>
          <w:color w:val="000000"/>
          <w:sz w:val="32"/>
          <w:szCs w:val="32"/>
        </w:rPr>
        <w:t>PARTIES</w:t>
      </w:r>
    </w:p>
    <w:p w14:paraId="7E595B7D" w14:textId="77777777" w:rsidR="004078B7" w:rsidRDefault="000A7D29">
      <w:pPr>
        <w:tabs>
          <w:tab w:val="left" w:pos="1134"/>
        </w:tabs>
      </w:pPr>
      <w:r>
        <w:t>Name:</w:t>
      </w:r>
      <w:r>
        <w:tab/>
        <w:t>Multiple Natures International, LLC</w:t>
      </w:r>
    </w:p>
    <w:p w14:paraId="4517BA21" w14:textId="77777777" w:rsidR="004078B7" w:rsidRDefault="000A7D29">
      <w:pPr>
        <w:tabs>
          <w:tab w:val="left" w:pos="1134"/>
        </w:tabs>
      </w:pPr>
      <w:r>
        <w:t>Role:</w:t>
      </w:r>
      <w:r>
        <w:tab/>
        <w:t>(“MNI”)</w:t>
      </w:r>
    </w:p>
    <w:p w14:paraId="3A4C573C" w14:textId="77777777" w:rsidR="004078B7" w:rsidRDefault="000A7D29">
      <w:pPr>
        <w:tabs>
          <w:tab w:val="left" w:pos="1134"/>
        </w:tabs>
      </w:pPr>
      <w:r>
        <w:t>Address:</w:t>
      </w:r>
      <w:r>
        <w:tab/>
        <w:t>1512 Palisade Ave., #12N, Fort Lee, NJ 07024 (USA)</w:t>
      </w:r>
    </w:p>
    <w:p w14:paraId="1DBB6B12" w14:textId="77777777" w:rsidR="004078B7" w:rsidRDefault="000A7D29">
      <w:pPr>
        <w:tabs>
          <w:tab w:val="left" w:pos="1134"/>
        </w:tabs>
      </w:pPr>
      <w:r>
        <w:t>Representative: CEO, Steven Rudolph, acting in accordance with the Operating Agreement of Multiple Natures International, LLC.</w:t>
      </w:r>
    </w:p>
    <w:p w14:paraId="3A0755F3" w14:textId="77777777" w:rsidR="004078B7" w:rsidRDefault="004078B7">
      <w:pPr>
        <w:tabs>
          <w:tab w:val="left" w:pos="1134"/>
        </w:tabs>
      </w:pPr>
    </w:p>
    <w:p w14:paraId="46791EE6" w14:textId="38AD2398" w:rsidR="004078B7" w:rsidRDefault="000A7D29">
      <w:pPr>
        <w:tabs>
          <w:tab w:val="left" w:pos="1134"/>
        </w:tabs>
      </w:pPr>
      <w:r>
        <w:t>Name:</w:t>
      </w:r>
      <w:r>
        <w:tab/>
      </w:r>
      <w:r w:rsidR="005E0BDA">
        <w:t>Sussman. Education</w:t>
      </w:r>
    </w:p>
    <w:p w14:paraId="2FA32C4E" w14:textId="434DF75D" w:rsidR="004078B7" w:rsidRDefault="000A7D29">
      <w:pPr>
        <w:tabs>
          <w:tab w:val="left" w:pos="1134"/>
        </w:tabs>
      </w:pPr>
      <w:r>
        <w:t>Role:</w:t>
      </w:r>
      <w:r>
        <w:tab/>
      </w:r>
      <w:r w:rsidR="005E0BDA">
        <w:t>Licensor</w:t>
      </w:r>
    </w:p>
    <w:p w14:paraId="21E78281" w14:textId="7CA348CE" w:rsidR="004078B7" w:rsidRPr="00BF1898" w:rsidRDefault="000A7D29">
      <w:pPr>
        <w:tabs>
          <w:tab w:val="left" w:pos="1134"/>
        </w:tabs>
      </w:pPr>
      <w:r w:rsidRPr="00BF1898">
        <w:t>Address:</w:t>
      </w:r>
      <w:r w:rsidRPr="00BF1898">
        <w:tab/>
      </w:r>
      <w:r w:rsidR="00C00DC6">
        <w:t>250 E. 54</w:t>
      </w:r>
      <w:r w:rsidR="00C00DC6" w:rsidRPr="002B7BE1">
        <w:rPr>
          <w:vertAlign w:val="superscript"/>
        </w:rPr>
        <w:t>th</w:t>
      </w:r>
      <w:r w:rsidR="00C00DC6">
        <w:t xml:space="preserve"> Street, Suite P2</w:t>
      </w:r>
      <w:proofErr w:type="gramStart"/>
      <w:r w:rsidR="00C00DC6">
        <w:t xml:space="preserve">, </w:t>
      </w:r>
      <w:r w:rsidR="00BF1898" w:rsidRPr="00BF1898">
        <w:rPr>
          <w:color w:val="202124"/>
          <w:shd w:val="clear" w:color="auto" w:fill="FFFFFF"/>
        </w:rPr>
        <w:t>,</w:t>
      </w:r>
      <w:proofErr w:type="gramEnd"/>
      <w:r w:rsidR="00BF1898" w:rsidRPr="00BF1898">
        <w:rPr>
          <w:color w:val="202124"/>
          <w:shd w:val="clear" w:color="auto" w:fill="FFFFFF"/>
        </w:rPr>
        <w:t xml:space="preserve"> New York, NY 10022</w:t>
      </w:r>
    </w:p>
    <w:p w14:paraId="4986645B" w14:textId="1B7C0000" w:rsidR="004078B7" w:rsidRDefault="004078B7">
      <w:pPr>
        <w:tabs>
          <w:tab w:val="left" w:pos="1134"/>
        </w:tabs>
      </w:pPr>
    </w:p>
    <w:p w14:paraId="43C4DA90" w14:textId="77777777" w:rsidR="004078B7" w:rsidRDefault="000A7D29">
      <w:pPr>
        <w:spacing w:after="360"/>
        <w:jc w:val="right"/>
      </w:pPr>
      <w:r>
        <w:t xml:space="preserve"> (together “</w:t>
      </w:r>
      <w:r>
        <w:rPr>
          <w:b/>
        </w:rPr>
        <w:t>the Parties</w:t>
      </w:r>
      <w:r>
        <w:t>”)</w:t>
      </w:r>
    </w:p>
    <w:p w14:paraId="7201A88A" w14:textId="77777777" w:rsidR="004078B7" w:rsidRDefault="000A7D29">
      <w:pPr>
        <w:pStyle w:val="Section"/>
      </w:pPr>
      <w:r>
        <w:t>RECITALS</w:t>
      </w:r>
    </w:p>
    <w:p w14:paraId="44ABBB5B" w14:textId="77777777" w:rsidR="004078B7" w:rsidRDefault="004078B7">
      <w:pPr>
        <w:pBdr>
          <w:top w:val="nil"/>
          <w:left w:val="nil"/>
          <w:bottom w:val="nil"/>
          <w:right w:val="nil"/>
          <w:between w:val="nil"/>
        </w:pBdr>
        <w:spacing w:after="60" w:line="276" w:lineRule="auto"/>
        <w:jc w:val="both"/>
      </w:pPr>
    </w:p>
    <w:p w14:paraId="0B3F6A67" w14:textId="3F98F3D4" w:rsidR="004078B7" w:rsidRDefault="000A7D29">
      <w:pPr>
        <w:numPr>
          <w:ilvl w:val="0"/>
          <w:numId w:val="6"/>
        </w:numPr>
        <w:pBdr>
          <w:top w:val="nil"/>
          <w:left w:val="nil"/>
          <w:bottom w:val="nil"/>
          <w:right w:val="nil"/>
          <w:between w:val="nil"/>
        </w:pBdr>
        <w:spacing w:after="60" w:line="276" w:lineRule="auto"/>
        <w:ind w:left="576"/>
        <w:jc w:val="both"/>
        <w:rPr>
          <w:color w:val="000000"/>
        </w:rPr>
      </w:pPr>
      <w:r>
        <w:rPr>
          <w:color w:val="000000"/>
        </w:rPr>
        <w:t xml:space="preserve">MNI is engaged in the business of creating </w:t>
      </w:r>
      <w:r w:rsidR="00BF1898">
        <w:rPr>
          <w:color w:val="000000"/>
        </w:rPr>
        <w:t xml:space="preserve">personal development tools </w:t>
      </w:r>
      <w:r>
        <w:rPr>
          <w:color w:val="000000"/>
        </w:rPr>
        <w:t xml:space="preserve">that help people of all ages find greater alignment in their </w:t>
      </w:r>
      <w:r w:rsidR="00BF1898">
        <w:rPr>
          <w:color w:val="000000"/>
        </w:rPr>
        <w:t xml:space="preserve">careers, </w:t>
      </w:r>
      <w:r>
        <w:rPr>
          <w:color w:val="000000"/>
        </w:rPr>
        <w:t>professional lives</w:t>
      </w:r>
      <w:r w:rsidR="00BF1898">
        <w:rPr>
          <w:color w:val="000000"/>
        </w:rPr>
        <w:t xml:space="preserve"> and personal lives</w:t>
      </w:r>
      <w:r>
        <w:rPr>
          <w:color w:val="000000"/>
        </w:rPr>
        <w:t>. To do so</w:t>
      </w:r>
      <w:r w:rsidR="00F139AD">
        <w:rPr>
          <w:color w:val="000000"/>
        </w:rPr>
        <w:t>,</w:t>
      </w:r>
      <w:r>
        <w:rPr>
          <w:color w:val="000000"/>
        </w:rPr>
        <w:t xml:space="preserve"> </w:t>
      </w:r>
      <w:r w:rsidR="00F139AD">
        <w:rPr>
          <w:color w:val="000000"/>
        </w:rPr>
        <w:t xml:space="preserve">MNI </w:t>
      </w:r>
      <w:r>
        <w:rPr>
          <w:color w:val="000000"/>
        </w:rPr>
        <w:t xml:space="preserve">creates, distributes, and markets products that include training and educational programs, counseling, learning experiences, videos, books, learning materials, learning management systems, psychometric tests, software tools, and games. These include (without limitation): the </w:t>
      </w:r>
      <w:r>
        <w:rPr>
          <w:b/>
          <w:bCs/>
          <w:color w:val="000000"/>
        </w:rPr>
        <w:t>MN</w:t>
      </w:r>
      <w:r>
        <w:rPr>
          <w:color w:val="000000"/>
        </w:rPr>
        <w:t xml:space="preserve">TEST™ and its variants (MNTEST Group Edition, MNTEST Lite (hereafter, “the Tests”). </w:t>
      </w:r>
    </w:p>
    <w:p w14:paraId="1AE1AAD1" w14:textId="77777777" w:rsidR="004078B7" w:rsidRDefault="000A7D29">
      <w:pPr>
        <w:numPr>
          <w:ilvl w:val="0"/>
          <w:numId w:val="6"/>
        </w:numPr>
        <w:pBdr>
          <w:top w:val="nil"/>
          <w:left w:val="nil"/>
          <w:bottom w:val="nil"/>
          <w:right w:val="nil"/>
          <w:between w:val="nil"/>
        </w:pBdr>
        <w:spacing w:after="60" w:line="276" w:lineRule="auto"/>
        <w:ind w:left="576"/>
        <w:jc w:val="both"/>
        <w:rPr>
          <w:color w:val="000000"/>
        </w:rPr>
      </w:pPr>
      <w:r>
        <w:rPr>
          <w:color w:val="000000"/>
        </w:rPr>
        <w:t xml:space="preserve">MNI is also engaged in the business of delivering workshops, courses, trainings, conferences in various formats including face-to-face, online courses, webinars, skype, video, print (“Courses” or “Trainings”). These include (without limitation): the MN Practitioner Course™, </w:t>
      </w:r>
      <w:r>
        <w:rPr>
          <w:b/>
          <w:bCs/>
          <w:color w:val="000000"/>
        </w:rPr>
        <w:t>MN</w:t>
      </w:r>
      <w:r>
        <w:rPr>
          <w:color w:val="000000"/>
        </w:rPr>
        <w:t xml:space="preserve">LIFE™, </w:t>
      </w:r>
      <w:r>
        <w:rPr>
          <w:b/>
          <w:bCs/>
          <w:color w:val="000000"/>
        </w:rPr>
        <w:t>MN</w:t>
      </w:r>
      <w:r>
        <w:rPr>
          <w:color w:val="000000"/>
        </w:rPr>
        <w:t xml:space="preserve">CAREERS™, </w:t>
      </w:r>
      <w:r>
        <w:rPr>
          <w:b/>
          <w:bCs/>
          <w:color w:val="000000"/>
        </w:rPr>
        <w:t>MN</w:t>
      </w:r>
      <w:r>
        <w:rPr>
          <w:color w:val="000000"/>
        </w:rPr>
        <w:t>RESULTS™, etc.</w:t>
      </w:r>
    </w:p>
    <w:p w14:paraId="7068971B" w14:textId="3A175BF1" w:rsidR="00C5190F" w:rsidRDefault="00C5190F">
      <w:pPr>
        <w:numPr>
          <w:ilvl w:val="0"/>
          <w:numId w:val="6"/>
        </w:numPr>
        <w:pBdr>
          <w:top w:val="nil"/>
          <w:left w:val="nil"/>
          <w:bottom w:val="nil"/>
          <w:right w:val="nil"/>
          <w:between w:val="nil"/>
        </w:pBdr>
        <w:spacing w:after="60" w:line="276" w:lineRule="auto"/>
        <w:ind w:left="576"/>
        <w:jc w:val="both"/>
        <w:rPr>
          <w:color w:val="000000"/>
        </w:rPr>
      </w:pPr>
      <w:r>
        <w:rPr>
          <w:color w:val="000000"/>
        </w:rPr>
        <w:t>The “Sector” shall refer to the K-12 education sector.</w:t>
      </w:r>
    </w:p>
    <w:p w14:paraId="5E62CCA5" w14:textId="45F5591D" w:rsidR="004078B7" w:rsidRDefault="000A7D29">
      <w:pPr>
        <w:numPr>
          <w:ilvl w:val="0"/>
          <w:numId w:val="6"/>
        </w:numPr>
        <w:pBdr>
          <w:top w:val="nil"/>
          <w:left w:val="nil"/>
          <w:bottom w:val="nil"/>
          <w:right w:val="nil"/>
          <w:between w:val="nil"/>
        </w:pBdr>
        <w:spacing w:after="60" w:line="276" w:lineRule="auto"/>
        <w:ind w:left="576"/>
        <w:jc w:val="both"/>
        <w:rPr>
          <w:color w:val="000000"/>
        </w:rPr>
      </w:pPr>
      <w:r>
        <w:rPr>
          <w:color w:val="000000"/>
        </w:rPr>
        <w:t>The Tests and Courses may collectively be referred to as “The Products” or “The Property”.</w:t>
      </w:r>
      <w:r>
        <w:rPr>
          <w:color w:val="000000"/>
        </w:rPr>
        <w:tab/>
      </w:r>
    </w:p>
    <w:p w14:paraId="0F51C30A" w14:textId="138EDC25" w:rsidR="004078B7" w:rsidRDefault="000A7D29">
      <w:pPr>
        <w:numPr>
          <w:ilvl w:val="0"/>
          <w:numId w:val="6"/>
        </w:numPr>
        <w:pBdr>
          <w:top w:val="nil"/>
          <w:left w:val="nil"/>
          <w:bottom w:val="nil"/>
          <w:right w:val="nil"/>
          <w:between w:val="nil"/>
        </w:pBdr>
        <w:spacing w:after="60" w:line="276" w:lineRule="auto"/>
        <w:ind w:left="576"/>
        <w:jc w:val="both"/>
        <w:rPr>
          <w:color w:val="000000"/>
        </w:rPr>
      </w:pPr>
      <w:r>
        <w:rPr>
          <w:color w:val="000000"/>
        </w:rPr>
        <w:t xml:space="preserve">The “Territory” shall </w:t>
      </w:r>
      <w:r w:rsidR="000D2672">
        <w:rPr>
          <w:color w:val="000000"/>
        </w:rPr>
        <w:t xml:space="preserve">refer to </w:t>
      </w:r>
      <w:r w:rsidR="00BF1898">
        <w:rPr>
          <w:color w:val="000000"/>
        </w:rPr>
        <w:t>New York City (i.e., the New York City School District).</w:t>
      </w:r>
    </w:p>
    <w:p w14:paraId="6EA686CE" w14:textId="718269FA" w:rsidR="004078B7" w:rsidRDefault="000A7D29">
      <w:pPr>
        <w:numPr>
          <w:ilvl w:val="0"/>
          <w:numId w:val="6"/>
        </w:numPr>
        <w:pBdr>
          <w:top w:val="nil"/>
          <w:left w:val="nil"/>
          <w:bottom w:val="nil"/>
          <w:right w:val="nil"/>
          <w:between w:val="nil"/>
        </w:pBdr>
        <w:spacing w:after="60" w:line="276" w:lineRule="auto"/>
        <w:ind w:left="576"/>
        <w:jc w:val="both"/>
        <w:rPr>
          <w:color w:val="000000"/>
        </w:rPr>
      </w:pPr>
      <w:r>
        <w:rPr>
          <w:color w:val="000000"/>
        </w:rPr>
        <w:t>The “Term” of this agreement shall be for</w:t>
      </w:r>
      <w:r w:rsidR="00A9759C">
        <w:rPr>
          <w:color w:val="000000"/>
        </w:rPr>
        <w:t xml:space="preserve"> 3 years</w:t>
      </w:r>
      <w:r>
        <w:rPr>
          <w:color w:val="000000"/>
        </w:rPr>
        <w:t xml:space="preserve">, commencing from the </w:t>
      </w:r>
      <w:del w:id="0" w:author="Steven Rudolph" w:date="2023-08-16T11:21:00Z">
        <w:r w:rsidDel="002363F0">
          <w:rPr>
            <w:color w:val="000000"/>
          </w:rPr>
          <w:delText>Execution Date of this agreement</w:delText>
        </w:r>
      </w:del>
      <w:ins w:id="1" w:author="Steven Rudolph" w:date="2023-08-16T11:21:00Z">
        <w:r w:rsidR="002363F0">
          <w:rPr>
            <w:color w:val="000000"/>
          </w:rPr>
          <w:t xml:space="preserve">date that Sussman is granted a license </w:t>
        </w:r>
      </w:ins>
      <w:ins w:id="2" w:author="Steven Rudolph" w:date="2023-08-16T11:24:00Z">
        <w:r w:rsidR="002363F0">
          <w:rPr>
            <w:color w:val="000000"/>
          </w:rPr>
          <w:t xml:space="preserve">to sell software </w:t>
        </w:r>
      </w:ins>
      <w:ins w:id="3" w:author="Steven Rudolph" w:date="2023-08-16T11:21:00Z">
        <w:r w:rsidR="002363F0">
          <w:rPr>
            <w:color w:val="000000"/>
          </w:rPr>
          <w:t xml:space="preserve">by the New York </w:t>
        </w:r>
      </w:ins>
      <w:ins w:id="4" w:author="Steven Rudolph" w:date="2023-08-16T11:24:00Z">
        <w:r w:rsidR="002363F0">
          <w:rPr>
            <w:color w:val="000000"/>
          </w:rPr>
          <w:t>City Department of Education</w:t>
        </w:r>
      </w:ins>
      <w:r>
        <w:rPr>
          <w:color w:val="000000"/>
        </w:rPr>
        <w:t>.</w:t>
      </w:r>
    </w:p>
    <w:p w14:paraId="058E6E9F" w14:textId="323077A7" w:rsidR="004078B7" w:rsidRDefault="000A7D29">
      <w:pPr>
        <w:numPr>
          <w:ilvl w:val="0"/>
          <w:numId w:val="6"/>
        </w:numPr>
        <w:pBdr>
          <w:top w:val="nil"/>
          <w:left w:val="nil"/>
          <w:bottom w:val="nil"/>
          <w:right w:val="nil"/>
          <w:between w:val="nil"/>
        </w:pBdr>
        <w:spacing w:after="60" w:line="276" w:lineRule="auto"/>
        <w:ind w:left="576"/>
        <w:jc w:val="both"/>
        <w:rPr>
          <w:color w:val="000000"/>
        </w:rPr>
      </w:pPr>
      <w:r>
        <w:rPr>
          <w:color w:val="000000"/>
        </w:rPr>
        <w:t xml:space="preserve">“MN Practitioner” (and its variants, such as Professional MN Practitioner, Master MN Practitioner, Associate MN Practitioner, etc.), shall refer to individuals who have </w:t>
      </w:r>
      <w:r>
        <w:rPr>
          <w:color w:val="000000"/>
        </w:rPr>
        <w:lastRenderedPageBreak/>
        <w:t>successfully completed MNI’s training programs for issuing MNTESTs, generating MNTEST Reports, and working with clients to interpret their MNTEST results.</w:t>
      </w:r>
    </w:p>
    <w:p w14:paraId="44367EE3" w14:textId="77777777" w:rsidR="004078B7" w:rsidRDefault="000A7D29">
      <w:pPr>
        <w:numPr>
          <w:ilvl w:val="0"/>
          <w:numId w:val="6"/>
        </w:numPr>
        <w:pBdr>
          <w:top w:val="nil"/>
          <w:left w:val="nil"/>
          <w:bottom w:val="nil"/>
          <w:right w:val="nil"/>
          <w:between w:val="nil"/>
        </w:pBdr>
        <w:spacing w:after="60" w:line="276" w:lineRule="auto"/>
        <w:ind w:left="576"/>
        <w:jc w:val="both"/>
        <w:rPr>
          <w:color w:val="000000"/>
        </w:rPr>
      </w:pPr>
      <w:r>
        <w:rPr>
          <w:color w:val="000000"/>
        </w:rPr>
        <w:t>The “MN Dashboard” is the software app that MN Practitioners use to issue the MNTEST to clients and to generate MNTEST Reports.</w:t>
      </w:r>
    </w:p>
    <w:p w14:paraId="79AE9BFC" w14:textId="1E7E7572" w:rsidR="004078B7" w:rsidRDefault="000A7D29">
      <w:pPr>
        <w:numPr>
          <w:ilvl w:val="0"/>
          <w:numId w:val="6"/>
        </w:numPr>
        <w:pBdr>
          <w:top w:val="nil"/>
          <w:left w:val="nil"/>
          <w:bottom w:val="nil"/>
          <w:right w:val="nil"/>
          <w:between w:val="nil"/>
        </w:pBdr>
        <w:spacing w:after="60" w:line="276" w:lineRule="auto"/>
        <w:ind w:left="576"/>
        <w:jc w:val="both"/>
        <w:rPr>
          <w:color w:val="000000"/>
        </w:rPr>
      </w:pPr>
      <w:r>
        <w:rPr>
          <w:color w:val="000000"/>
        </w:rPr>
        <w:t xml:space="preserve">“Credits” shall refer to digital units that </w:t>
      </w:r>
      <w:r w:rsidR="00792C88">
        <w:rPr>
          <w:color w:val="000000"/>
        </w:rPr>
        <w:t xml:space="preserve">are purchased </w:t>
      </w:r>
      <w:r>
        <w:rPr>
          <w:color w:val="000000"/>
        </w:rPr>
        <w:t xml:space="preserve">to enable </w:t>
      </w:r>
      <w:r w:rsidR="00792C88">
        <w:rPr>
          <w:color w:val="000000"/>
        </w:rPr>
        <w:t xml:space="preserve">Practitioners </w:t>
      </w:r>
      <w:r>
        <w:rPr>
          <w:color w:val="000000"/>
        </w:rPr>
        <w:t>to access the MN Dashboard and generate MNTEST Reports.</w:t>
      </w:r>
    </w:p>
    <w:p w14:paraId="3AA3045D" w14:textId="77777777" w:rsidR="004078B7" w:rsidRDefault="000A7D29">
      <w:pPr>
        <w:numPr>
          <w:ilvl w:val="0"/>
          <w:numId w:val="6"/>
        </w:numPr>
        <w:pBdr>
          <w:top w:val="nil"/>
          <w:left w:val="nil"/>
          <w:bottom w:val="nil"/>
          <w:right w:val="nil"/>
          <w:between w:val="nil"/>
        </w:pBdr>
        <w:spacing w:after="60" w:line="276" w:lineRule="auto"/>
        <w:ind w:left="576"/>
        <w:jc w:val="both"/>
        <w:rPr>
          <w:color w:val="000000"/>
        </w:rPr>
      </w:pPr>
      <w:r>
        <w:rPr>
          <w:color w:val="000000"/>
        </w:rPr>
        <w:t>“Royalty” shall refer to remuneration to MNI for provision of Products, or use of Products.</w:t>
      </w:r>
    </w:p>
    <w:p w14:paraId="4B4CDC4F" w14:textId="354874FA" w:rsidR="004078B7" w:rsidRDefault="000A7D29">
      <w:pPr>
        <w:numPr>
          <w:ilvl w:val="0"/>
          <w:numId w:val="6"/>
        </w:numPr>
        <w:pBdr>
          <w:top w:val="nil"/>
          <w:left w:val="nil"/>
          <w:bottom w:val="nil"/>
          <w:right w:val="nil"/>
          <w:between w:val="nil"/>
        </w:pBdr>
        <w:spacing w:after="60" w:line="276" w:lineRule="auto"/>
        <w:ind w:left="576"/>
        <w:jc w:val="both"/>
        <w:rPr>
          <w:color w:val="000000"/>
        </w:rPr>
      </w:pPr>
      <w:r>
        <w:rPr>
          <w:color w:val="000000"/>
        </w:rPr>
        <w:t xml:space="preserve">Whereas the </w:t>
      </w:r>
      <w:r w:rsidR="00792C88">
        <w:rPr>
          <w:color w:val="000000"/>
        </w:rPr>
        <w:t>Licensee</w:t>
      </w:r>
      <w:r>
        <w:rPr>
          <w:color w:val="000000"/>
        </w:rPr>
        <w:t xml:space="preserve"> wishes to sell the Products</w:t>
      </w:r>
      <w:r w:rsidR="00214B10">
        <w:rPr>
          <w:color w:val="000000"/>
        </w:rPr>
        <w:t>,</w:t>
      </w:r>
      <w:r>
        <w:rPr>
          <w:color w:val="000000"/>
        </w:rPr>
        <w:t xml:space="preserve"> directly to customers</w:t>
      </w:r>
      <w:r w:rsidR="005E57A1">
        <w:rPr>
          <w:color w:val="000000"/>
        </w:rPr>
        <w:t xml:space="preserve"> </w:t>
      </w:r>
      <w:r>
        <w:rPr>
          <w:color w:val="000000"/>
        </w:rPr>
        <w:t>within the Territory</w:t>
      </w:r>
      <w:r w:rsidR="00C5190F">
        <w:rPr>
          <w:color w:val="000000"/>
        </w:rPr>
        <w:t xml:space="preserve"> and within the Sector</w:t>
      </w:r>
      <w:r w:rsidR="00D01FDD">
        <w:rPr>
          <w:color w:val="000000"/>
        </w:rPr>
        <w:t>,</w:t>
      </w:r>
      <w:r>
        <w:rPr>
          <w:color w:val="000000"/>
        </w:rPr>
        <w:t xml:space="preserve"> training, educational and other services associated with the Tests and perform all fulfillment services related to the provision of the foregoing services, including receipt and processing of customer purchase orders, billing</w:t>
      </w:r>
      <w:r w:rsidR="00B66505">
        <w:rPr>
          <w:color w:val="000000"/>
        </w:rPr>
        <w:t>,</w:t>
      </w:r>
      <w:r>
        <w:rPr>
          <w:color w:val="000000"/>
        </w:rPr>
        <w:t xml:space="preserve"> and collection;</w:t>
      </w:r>
    </w:p>
    <w:p w14:paraId="5EACA6CD" w14:textId="37BC64A0" w:rsidR="004078B7" w:rsidRDefault="000A7D29">
      <w:pPr>
        <w:numPr>
          <w:ilvl w:val="0"/>
          <w:numId w:val="6"/>
        </w:numPr>
        <w:pBdr>
          <w:top w:val="nil"/>
          <w:left w:val="nil"/>
          <w:bottom w:val="nil"/>
          <w:right w:val="nil"/>
          <w:between w:val="nil"/>
        </w:pBdr>
        <w:spacing w:after="60" w:line="276" w:lineRule="auto"/>
        <w:ind w:left="576"/>
        <w:jc w:val="both"/>
        <w:rPr>
          <w:color w:val="000000"/>
        </w:rPr>
      </w:pPr>
      <w:r>
        <w:rPr>
          <w:color w:val="000000"/>
        </w:rPr>
        <w:t xml:space="preserve">And whereas MNI wishes that its Products be sold on exclusive terms to </w:t>
      </w:r>
      <w:r w:rsidR="002A64B8">
        <w:rPr>
          <w:color w:val="000000"/>
        </w:rPr>
        <w:t xml:space="preserve">customers </w:t>
      </w:r>
      <w:r>
        <w:rPr>
          <w:color w:val="000000"/>
        </w:rPr>
        <w:t xml:space="preserve">in the territory </w:t>
      </w:r>
      <w:r w:rsidR="00C5190F">
        <w:rPr>
          <w:color w:val="000000"/>
        </w:rPr>
        <w:t xml:space="preserve">and in the Sector </w:t>
      </w:r>
      <w:r>
        <w:rPr>
          <w:color w:val="000000"/>
        </w:rPr>
        <w:t>on the terms recorded in this Agreement</w:t>
      </w:r>
      <w:r w:rsidR="00C405A6">
        <w:rPr>
          <w:color w:val="000000"/>
        </w:rPr>
        <w:t>.</w:t>
      </w:r>
    </w:p>
    <w:p w14:paraId="2087FA17" w14:textId="77777777" w:rsidR="004078B7" w:rsidRDefault="000A7D29">
      <w:pPr>
        <w:numPr>
          <w:ilvl w:val="0"/>
          <w:numId w:val="6"/>
        </w:numPr>
        <w:pBdr>
          <w:top w:val="nil"/>
          <w:left w:val="nil"/>
          <w:bottom w:val="nil"/>
          <w:right w:val="nil"/>
          <w:between w:val="nil"/>
        </w:pBdr>
        <w:spacing w:after="60" w:line="276" w:lineRule="auto"/>
        <w:ind w:left="576"/>
        <w:jc w:val="both"/>
        <w:rPr>
          <w:color w:val="000000"/>
        </w:rPr>
      </w:pPr>
      <w:r>
        <w:rPr>
          <w:color w:val="000000"/>
        </w:rPr>
        <w:t>The two parties hereby come together in a collaboration under this Agreement as follows:</w:t>
      </w:r>
    </w:p>
    <w:p w14:paraId="1B920240" w14:textId="77777777" w:rsidR="004078B7" w:rsidRDefault="004078B7">
      <w:pPr>
        <w:pBdr>
          <w:top w:val="nil"/>
          <w:left w:val="nil"/>
          <w:bottom w:val="nil"/>
          <w:right w:val="nil"/>
          <w:between w:val="nil"/>
        </w:pBdr>
        <w:spacing w:after="60" w:line="276" w:lineRule="auto"/>
        <w:jc w:val="both"/>
        <w:rPr>
          <w:color w:val="000000"/>
        </w:rPr>
      </w:pPr>
    </w:p>
    <w:p w14:paraId="4B6D0613" w14:textId="77777777" w:rsidR="004078B7" w:rsidRDefault="000A7D29">
      <w:pPr>
        <w:pBdr>
          <w:top w:val="nil"/>
          <w:left w:val="nil"/>
          <w:bottom w:val="single" w:sz="4" w:space="1" w:color="000000"/>
          <w:right w:val="nil"/>
          <w:between w:val="nil"/>
        </w:pBdr>
        <w:spacing w:before="240"/>
        <w:rPr>
          <w:b/>
          <w:color w:val="000000"/>
          <w:sz w:val="32"/>
          <w:szCs w:val="32"/>
        </w:rPr>
      </w:pPr>
      <w:r>
        <w:rPr>
          <w:b/>
          <w:color w:val="000000"/>
          <w:sz w:val="32"/>
          <w:szCs w:val="32"/>
        </w:rPr>
        <w:t>THE PARTIES AGREE AS FOLLOWS</w:t>
      </w:r>
    </w:p>
    <w:p w14:paraId="308EE2EA" w14:textId="77036F50" w:rsidR="004078B7" w:rsidRDefault="000A7D29">
      <w:pPr>
        <w:pStyle w:val="Heading1"/>
        <w:numPr>
          <w:ilvl w:val="0"/>
          <w:numId w:val="7"/>
        </w:numPr>
      </w:pPr>
      <w:r>
        <w:t>Grant of License</w:t>
      </w:r>
    </w:p>
    <w:p w14:paraId="74A406F1" w14:textId="55783DCB" w:rsidR="004078B7" w:rsidRDefault="000A7D29">
      <w:pPr>
        <w:pStyle w:val="Heading2"/>
        <w:numPr>
          <w:ilvl w:val="1"/>
          <w:numId w:val="7"/>
        </w:numPr>
      </w:pPr>
      <w:r>
        <w:t xml:space="preserve">Subject to the terms of this Agreement, MNI hereby grants to the </w:t>
      </w:r>
      <w:r w:rsidR="00792C88">
        <w:t>Licensee</w:t>
      </w:r>
      <w:r>
        <w:t xml:space="preserve"> the exclusive, non-transferable right to use and make use of the Property in the Territory </w:t>
      </w:r>
      <w:r w:rsidR="00C5190F">
        <w:t xml:space="preserve">in the Sector </w:t>
      </w:r>
      <w:r>
        <w:t>during the Term.</w:t>
      </w:r>
    </w:p>
    <w:p w14:paraId="53AB46E2" w14:textId="4FF1D92B" w:rsidR="004078B7" w:rsidRDefault="00792C88">
      <w:pPr>
        <w:pStyle w:val="Heading2"/>
        <w:numPr>
          <w:ilvl w:val="1"/>
          <w:numId w:val="7"/>
        </w:numPr>
      </w:pPr>
      <w:r>
        <w:t>Licensee</w:t>
      </w:r>
      <w:r w:rsidR="000A7D29">
        <w:t xml:space="preserve"> may additionally explore business opportunities for sales outside of the Territory where licensees do not exist.     </w:t>
      </w:r>
    </w:p>
    <w:p w14:paraId="48646142" w14:textId="77165A34" w:rsidR="004078B7" w:rsidRDefault="000A7D29">
      <w:pPr>
        <w:pStyle w:val="Heading2"/>
        <w:numPr>
          <w:ilvl w:val="1"/>
          <w:numId w:val="7"/>
        </w:numPr>
      </w:pPr>
      <w:r>
        <w:t xml:space="preserve">The License is for the use of the Property strictly for the Term </w:t>
      </w:r>
      <w:r w:rsidR="00C5190F">
        <w:t xml:space="preserve">in the Sector </w:t>
      </w:r>
      <w:r>
        <w:t xml:space="preserve">and in the Territory. The </w:t>
      </w:r>
      <w:r w:rsidR="00792C88">
        <w:t>Licensee</w:t>
      </w:r>
      <w:r>
        <w:t xml:space="preserve"> hereby agrees not to directly or indirectly use the Property for any other purpose than to sell the Products</w:t>
      </w:r>
      <w:r w:rsidR="00C5190F">
        <w:t xml:space="preserve"> to customers</w:t>
      </w:r>
      <w:r>
        <w:t xml:space="preserve">. </w:t>
      </w:r>
    </w:p>
    <w:p w14:paraId="230F7F6E" w14:textId="36767F90" w:rsidR="004078B7" w:rsidRDefault="00792C88">
      <w:pPr>
        <w:pStyle w:val="Heading2"/>
        <w:numPr>
          <w:ilvl w:val="1"/>
          <w:numId w:val="7"/>
        </w:numPr>
      </w:pPr>
      <w:r>
        <w:t>Licensee</w:t>
      </w:r>
      <w:r w:rsidR="000A7D29">
        <w:t xml:space="preserve"> without written acceptance of MNI may not further sub-license to </w:t>
      </w:r>
      <w:r w:rsidR="000A7D29">
        <w:rPr>
          <w:color w:val="000000"/>
        </w:rPr>
        <w:t xml:space="preserve">resell MNI’s </w:t>
      </w:r>
      <w:r w:rsidR="000A7D29">
        <w:t xml:space="preserve">Property outside the Territory </w:t>
      </w:r>
      <w:r w:rsidR="00C5190F">
        <w:t xml:space="preserve">or Sector, </w:t>
      </w:r>
      <w:r w:rsidR="000A7D29">
        <w:t>or to issue sub-licenses to any third parties.</w:t>
      </w:r>
    </w:p>
    <w:p w14:paraId="0E194FF5" w14:textId="2038630C" w:rsidR="002C45BD" w:rsidRPr="002C45BD" w:rsidRDefault="00792C88" w:rsidP="002C45BD">
      <w:pPr>
        <w:pStyle w:val="Heading2"/>
        <w:numPr>
          <w:ilvl w:val="1"/>
          <w:numId w:val="7"/>
        </w:numPr>
      </w:pPr>
      <w:r>
        <w:t>Licensee</w:t>
      </w:r>
      <w:r w:rsidR="000A7D29">
        <w:t xml:space="preserve"> acknowledges that MNI may make any changes to the Licensed Property as MNI deems fit.</w:t>
      </w:r>
    </w:p>
    <w:p w14:paraId="2510B41D" w14:textId="36BE0A29" w:rsidR="002C45BD" w:rsidRPr="00C67691" w:rsidRDefault="000A7D29" w:rsidP="002C45BD">
      <w:pPr>
        <w:pStyle w:val="Heading2"/>
        <w:numPr>
          <w:ilvl w:val="1"/>
          <w:numId w:val="7"/>
        </w:numPr>
      </w:pPr>
      <w:r w:rsidRPr="00C67691">
        <w:t xml:space="preserve">Leads </w:t>
      </w:r>
      <w:r w:rsidR="00BD033E" w:rsidRPr="00C67691">
        <w:t xml:space="preserve">that come to </w:t>
      </w:r>
      <w:r w:rsidRPr="00C67691">
        <w:t xml:space="preserve">MNI </w:t>
      </w:r>
      <w:r w:rsidR="00BD033E" w:rsidRPr="00C67691">
        <w:t xml:space="preserve">directly </w:t>
      </w:r>
      <w:r w:rsidRPr="00C67691">
        <w:t>in the Territory</w:t>
      </w:r>
      <w:r w:rsidR="00B12710" w:rsidRPr="00C67691">
        <w:t xml:space="preserve"> and from the </w:t>
      </w:r>
      <w:r w:rsidR="00C67691">
        <w:t>S</w:t>
      </w:r>
      <w:r w:rsidR="00C67691" w:rsidRPr="00C67691">
        <w:t xml:space="preserve">ector </w:t>
      </w:r>
      <w:r w:rsidRPr="00C67691">
        <w:t xml:space="preserve">during the Term will be directed to </w:t>
      </w:r>
      <w:r w:rsidR="00792C88" w:rsidRPr="00C67691">
        <w:t>Licensee</w:t>
      </w:r>
      <w:r w:rsidRPr="00C67691">
        <w:t>.</w:t>
      </w:r>
    </w:p>
    <w:p w14:paraId="54DC4AEB" w14:textId="7992CBF9" w:rsidR="004078B7" w:rsidRDefault="000A7D29" w:rsidP="00812859">
      <w:pPr>
        <w:pStyle w:val="Heading1"/>
        <w:numPr>
          <w:ilvl w:val="0"/>
          <w:numId w:val="7"/>
        </w:numPr>
        <w:spacing w:after="120"/>
        <w:ind w:left="357" w:hanging="357"/>
      </w:pPr>
      <w:r>
        <w:t>License</w:t>
      </w:r>
      <w:r w:rsidR="00792C88">
        <w:t xml:space="preserve">, </w:t>
      </w:r>
      <w:r>
        <w:t>Support</w:t>
      </w:r>
      <w:r w:rsidR="00792C88">
        <w:t xml:space="preserve">, </w:t>
      </w:r>
      <w:r>
        <w:t>and Fees</w:t>
      </w:r>
    </w:p>
    <w:p w14:paraId="716FA46C" w14:textId="5B1DEB70" w:rsidR="001204E5" w:rsidRDefault="001204E5" w:rsidP="00812859">
      <w:pPr>
        <w:numPr>
          <w:ilvl w:val="1"/>
          <w:numId w:val="7"/>
        </w:numPr>
        <w:spacing w:before="100" w:beforeAutospacing="1" w:after="100" w:afterAutospacing="1" w:line="276" w:lineRule="auto"/>
        <w:ind w:left="1134" w:hanging="774"/>
      </w:pPr>
      <w:r>
        <w:t>Sussman will be responsible for all costs and expenses related to sales and marketing of the Products in the Territory unless otherwise agreed in writing.</w:t>
      </w:r>
    </w:p>
    <w:p w14:paraId="46A7806A" w14:textId="6DC4D8B2" w:rsidR="004078B7" w:rsidRPr="00BA4FCA" w:rsidRDefault="000A7D29" w:rsidP="00812859">
      <w:pPr>
        <w:numPr>
          <w:ilvl w:val="1"/>
          <w:numId w:val="7"/>
        </w:numPr>
        <w:spacing w:before="100" w:beforeAutospacing="1" w:after="100" w:afterAutospacing="1" w:line="276" w:lineRule="auto"/>
        <w:ind w:left="1134" w:hanging="774"/>
      </w:pPr>
      <w:r w:rsidRPr="00BA4FCA">
        <w:lastRenderedPageBreak/>
        <w:t xml:space="preserve">Any expenses </w:t>
      </w:r>
      <w:r w:rsidR="00BD033E">
        <w:t xml:space="preserve">that need to be </w:t>
      </w:r>
      <w:r w:rsidRPr="00BA4FCA">
        <w:t xml:space="preserve">incurred by MNI in support of </w:t>
      </w:r>
      <w:r w:rsidR="00792C88">
        <w:t>Licensee</w:t>
      </w:r>
      <w:r w:rsidRPr="00BA4FCA">
        <w:t xml:space="preserve"> related to travel and accommodation shall be paid by </w:t>
      </w:r>
      <w:r w:rsidR="00BD033E">
        <w:t>Licensee and agreed in advance in writing</w:t>
      </w:r>
      <w:r w:rsidRPr="00BA4FCA">
        <w:t>.</w:t>
      </w:r>
    </w:p>
    <w:p w14:paraId="7474B166" w14:textId="25DE1B01" w:rsidR="00730751" w:rsidRDefault="00762442" w:rsidP="00812859">
      <w:pPr>
        <w:numPr>
          <w:ilvl w:val="1"/>
          <w:numId w:val="7"/>
        </w:numPr>
        <w:spacing w:before="100" w:beforeAutospacing="1" w:after="100" w:afterAutospacing="1" w:line="276" w:lineRule="auto"/>
        <w:ind w:left="1134" w:hanging="774"/>
        <w:jc w:val="both"/>
      </w:pPr>
      <w:r>
        <w:t xml:space="preserve">MNI agrees to make Steven Rudolph available for occasional </w:t>
      </w:r>
      <w:r w:rsidR="00730751">
        <w:t>high-level</w:t>
      </w:r>
      <w:r>
        <w:t xml:space="preserve"> meetings as the founder-creator of Multiple Natures to assist with</w:t>
      </w:r>
      <w:r w:rsidR="00730751">
        <w:t xml:space="preserve"> making pitches for large/key orders by Sussman</w:t>
      </w:r>
      <w:r w:rsidR="001204E5">
        <w:t>.</w:t>
      </w:r>
    </w:p>
    <w:p w14:paraId="0C97483E" w14:textId="1467CAE2" w:rsidR="00BD033E" w:rsidRDefault="00BD033E" w:rsidP="00812859">
      <w:pPr>
        <w:numPr>
          <w:ilvl w:val="1"/>
          <w:numId w:val="7"/>
        </w:numPr>
        <w:spacing w:before="100" w:beforeAutospacing="1" w:after="100" w:afterAutospacing="1" w:line="276" w:lineRule="auto"/>
        <w:ind w:left="1134" w:hanging="774"/>
        <w:jc w:val="both"/>
      </w:pPr>
      <w:r>
        <w:t xml:space="preserve">Licensee </w:t>
      </w:r>
      <w:r w:rsidR="008D66CF">
        <w:t>may bundle MNTESTs and MN Practitioner Course in whatever way they feel will make the most sense.</w:t>
      </w:r>
    </w:p>
    <w:p w14:paraId="228D0B3F" w14:textId="683B1547" w:rsidR="00BD033E" w:rsidRDefault="00BD033E" w:rsidP="00812859">
      <w:pPr>
        <w:numPr>
          <w:ilvl w:val="1"/>
          <w:numId w:val="7"/>
        </w:numPr>
        <w:spacing w:before="100" w:beforeAutospacing="1" w:after="100" w:afterAutospacing="1" w:line="276" w:lineRule="auto"/>
        <w:ind w:left="1134" w:hanging="774"/>
        <w:jc w:val="both"/>
      </w:pPr>
      <w:r>
        <w:t>Licensee will pay MNI $20 per MNTEST irrespective of the price they sell the tests for.</w:t>
      </w:r>
    </w:p>
    <w:p w14:paraId="07B237B2" w14:textId="0C29BB10" w:rsidR="008D66CF" w:rsidRDefault="008D66CF" w:rsidP="00812859">
      <w:pPr>
        <w:numPr>
          <w:ilvl w:val="1"/>
          <w:numId w:val="7"/>
        </w:numPr>
        <w:spacing w:before="100" w:beforeAutospacing="1" w:after="100" w:afterAutospacing="1" w:line="276" w:lineRule="auto"/>
        <w:ind w:left="1134" w:hanging="774"/>
        <w:jc w:val="both"/>
      </w:pPr>
      <w:r>
        <w:t>Licensee will pay MNI $750 per person for the MN Practitioner Course.</w:t>
      </w:r>
    </w:p>
    <w:p w14:paraId="782299E6" w14:textId="68C552F4" w:rsidR="008D66CF" w:rsidRDefault="008D66CF" w:rsidP="00812859">
      <w:pPr>
        <w:numPr>
          <w:ilvl w:val="1"/>
          <w:numId w:val="7"/>
        </w:numPr>
        <w:spacing w:before="100" w:beforeAutospacing="1" w:after="100" w:afterAutospacing="1" w:line="276" w:lineRule="auto"/>
        <w:ind w:left="1134" w:hanging="774"/>
        <w:jc w:val="both"/>
      </w:pPr>
      <w:r>
        <w:t>Licensee is free to discount the prices of the MNTESTs, understanding that they will pay MNI $20 per MNTEST and $750 per attendee for the MN Practitioner Course</w:t>
      </w:r>
      <w:r w:rsidR="00812859">
        <w:t>.</w:t>
      </w:r>
      <w:r w:rsidR="00C00DC6">
        <w:t xml:space="preserve"> MNI agrees to consider, on a case-by-case basis, opportunities where a school district, school, or educational entity wants to consider a sizable purchase that would be contingent upon MNI dropping these prices lower to close a deal. </w:t>
      </w:r>
    </w:p>
    <w:p w14:paraId="058EA2BC" w14:textId="0A11C200" w:rsidR="00EF17F9" w:rsidRDefault="00BE4D52" w:rsidP="00812859">
      <w:pPr>
        <w:numPr>
          <w:ilvl w:val="1"/>
          <w:numId w:val="7"/>
        </w:numPr>
        <w:spacing w:before="100" w:beforeAutospacing="1" w:after="100" w:afterAutospacing="1" w:line="276" w:lineRule="auto"/>
        <w:ind w:left="1134" w:hanging="774"/>
        <w:jc w:val="both"/>
      </w:pPr>
      <w:r>
        <w:t xml:space="preserve">Orders of the Products will be made by customers directly to the </w:t>
      </w:r>
      <w:r w:rsidR="002C45BD">
        <w:t>Licensee</w:t>
      </w:r>
      <w:r>
        <w:t xml:space="preserve">. Licensee shall then place </w:t>
      </w:r>
      <w:r w:rsidR="00C00DC6">
        <w:t xml:space="preserve">an order with </w:t>
      </w:r>
      <w:r>
        <w:t>MNI</w:t>
      </w:r>
      <w:r w:rsidR="002C45BD">
        <w:t>.</w:t>
      </w:r>
    </w:p>
    <w:p w14:paraId="4CB979CA" w14:textId="2D03BB68" w:rsidR="002C45BD" w:rsidRDefault="002C45BD" w:rsidP="00812859">
      <w:pPr>
        <w:numPr>
          <w:ilvl w:val="1"/>
          <w:numId w:val="7"/>
        </w:numPr>
        <w:spacing w:before="100" w:beforeAutospacing="1" w:after="100" w:afterAutospacing="1" w:line="276" w:lineRule="auto"/>
        <w:ind w:left="1134" w:hanging="774"/>
        <w:jc w:val="both"/>
      </w:pPr>
      <w:r>
        <w:t>Upon receiving an order, MNI shall within 3 working days:</w:t>
      </w:r>
    </w:p>
    <w:p w14:paraId="61FF864F" w14:textId="78D906D7" w:rsidR="00BE4D52" w:rsidRDefault="00BE4D52" w:rsidP="00812859">
      <w:pPr>
        <w:numPr>
          <w:ilvl w:val="3"/>
          <w:numId w:val="47"/>
        </w:numPr>
        <w:spacing w:before="100" w:beforeAutospacing="1" w:after="100" w:afterAutospacing="1" w:line="276" w:lineRule="auto"/>
        <w:jc w:val="both"/>
      </w:pPr>
      <w:r>
        <w:t>Create an MN Dashboard</w:t>
      </w:r>
      <w:r w:rsidR="00C67691">
        <w:t>.</w:t>
      </w:r>
    </w:p>
    <w:p w14:paraId="51D550C0" w14:textId="0FF8CE5A" w:rsidR="002A12BE" w:rsidRDefault="002A12BE" w:rsidP="00812859">
      <w:pPr>
        <w:numPr>
          <w:ilvl w:val="3"/>
          <w:numId w:val="47"/>
        </w:numPr>
        <w:spacing w:before="100" w:beforeAutospacing="1" w:after="100" w:afterAutospacing="1" w:line="276" w:lineRule="auto"/>
        <w:jc w:val="both"/>
      </w:pPr>
      <w:r>
        <w:t xml:space="preserve">Credit the account with the number of credits for MNTESTs </w:t>
      </w:r>
      <w:r w:rsidR="00C67691">
        <w:t>purchased.</w:t>
      </w:r>
    </w:p>
    <w:p w14:paraId="3B4E0A42" w14:textId="5327F5BD" w:rsidR="002A12BE" w:rsidRDefault="002A12BE" w:rsidP="00812859">
      <w:pPr>
        <w:numPr>
          <w:ilvl w:val="3"/>
          <w:numId w:val="47"/>
        </w:numPr>
        <w:spacing w:before="100" w:beforeAutospacing="1" w:after="100" w:afterAutospacing="1" w:line="276" w:lineRule="auto"/>
        <w:jc w:val="both"/>
      </w:pPr>
      <w:r>
        <w:t>Add in the names of the individuals from the customer’s side who will be managing the MN Dashboard (an administrator as well as (potential) MN Practitioners)</w:t>
      </w:r>
    </w:p>
    <w:p w14:paraId="46175E80" w14:textId="1577179C" w:rsidR="00BE4D52" w:rsidRDefault="00BE4D52" w:rsidP="00812859">
      <w:pPr>
        <w:numPr>
          <w:ilvl w:val="3"/>
          <w:numId w:val="47"/>
        </w:numPr>
        <w:spacing w:before="100" w:beforeAutospacing="1" w:after="100" w:afterAutospacing="1" w:line="276" w:lineRule="auto"/>
        <w:jc w:val="both"/>
      </w:pPr>
      <w:r>
        <w:t>Create an account on</w:t>
      </w:r>
      <w:r w:rsidR="009D7C86">
        <w:t xml:space="preserve"> the MN Academy website f</w:t>
      </w:r>
      <w:r w:rsidR="00F13B0C">
        <w:t>or any school staff members (e.g., career counselors) who need to undergo the MN Practitioner Course.</w:t>
      </w:r>
    </w:p>
    <w:p w14:paraId="3FEE59A0" w14:textId="7525CC31" w:rsidR="00E206C2" w:rsidRDefault="00E206C2" w:rsidP="00812859">
      <w:pPr>
        <w:numPr>
          <w:ilvl w:val="1"/>
          <w:numId w:val="7"/>
        </w:numPr>
        <w:spacing w:before="100" w:beforeAutospacing="1" w:after="100" w:afterAutospacing="1" w:line="276" w:lineRule="auto"/>
        <w:ind w:left="993" w:hanging="633"/>
        <w:jc w:val="both"/>
      </w:pPr>
      <w:r>
        <w:t xml:space="preserve">Payments for MNTEST credits by Customer shall be made </w:t>
      </w:r>
      <w:r w:rsidR="002C45BD">
        <w:t>by Licensee directly to MNI.</w:t>
      </w:r>
    </w:p>
    <w:p w14:paraId="3F744581" w14:textId="7F0EE608" w:rsidR="00EF17F9" w:rsidRDefault="00EF17F9" w:rsidP="00812859">
      <w:pPr>
        <w:numPr>
          <w:ilvl w:val="1"/>
          <w:numId w:val="7"/>
        </w:numPr>
        <w:spacing w:before="100" w:beforeAutospacing="1" w:after="100" w:afterAutospacing="1" w:line="276" w:lineRule="auto"/>
        <w:ind w:left="993" w:hanging="633"/>
        <w:jc w:val="both"/>
      </w:pPr>
      <w:r>
        <w:t xml:space="preserve">All payments shall be made within </w:t>
      </w:r>
      <w:r w:rsidR="00C00DC6">
        <w:t>10 days of when Licensee gets paid.</w:t>
      </w:r>
    </w:p>
    <w:p w14:paraId="7BC138C5" w14:textId="7AD421F2" w:rsidR="00BD033E" w:rsidRDefault="00BD033E" w:rsidP="00812859">
      <w:pPr>
        <w:numPr>
          <w:ilvl w:val="1"/>
          <w:numId w:val="7"/>
        </w:numPr>
        <w:spacing w:before="100" w:beforeAutospacing="1" w:after="100" w:afterAutospacing="1" w:line="276" w:lineRule="auto"/>
        <w:ind w:left="993" w:hanging="633"/>
        <w:jc w:val="both"/>
      </w:pPr>
      <w:r>
        <w:t xml:space="preserve">MNI agrees to provide </w:t>
      </w:r>
      <w:r w:rsidR="00E206C2">
        <w:t xml:space="preserve">Licensee with </w:t>
      </w:r>
      <w:r w:rsidR="00C00DC6">
        <w:t xml:space="preserve">a reasonable number of tests </w:t>
      </w:r>
      <w:r>
        <w:t>free of charge along with an MN Dashboard account to Licensee for marketing purposes</w:t>
      </w:r>
      <w:ins w:id="5" w:author="Steven Rudolph" w:date="2023-08-07T20:03:00Z">
        <w:r w:rsidR="002B7BE1">
          <w:t>.</w:t>
        </w:r>
      </w:ins>
    </w:p>
    <w:p w14:paraId="0E8A5796" w14:textId="2D2E5D2B" w:rsidR="00E206C2" w:rsidRDefault="00E206C2" w:rsidP="00812859">
      <w:pPr>
        <w:numPr>
          <w:ilvl w:val="1"/>
          <w:numId w:val="7"/>
        </w:numPr>
        <w:spacing w:before="100" w:beforeAutospacing="1" w:after="100" w:afterAutospacing="1" w:line="276" w:lineRule="auto"/>
        <w:ind w:left="993" w:hanging="633"/>
        <w:jc w:val="both"/>
      </w:pPr>
      <w:r>
        <w:t xml:space="preserve">Sussman agrees to have at least one of its employees complete the MN Certified Practitioner Course by September 1, 2023. </w:t>
      </w:r>
      <w:r w:rsidR="00BE74CB">
        <w:t xml:space="preserve"> There will not be a charge for this course as this practioner course is the key to MNI and Licensee making money together.</w:t>
      </w:r>
    </w:p>
    <w:p w14:paraId="1FB1A80A" w14:textId="1DF83D00" w:rsidR="00BE4D52" w:rsidRDefault="00BE4D52" w:rsidP="00812859">
      <w:pPr>
        <w:numPr>
          <w:ilvl w:val="1"/>
          <w:numId w:val="7"/>
        </w:numPr>
        <w:spacing w:before="100" w:beforeAutospacing="1" w:after="100" w:afterAutospacing="1" w:line="276" w:lineRule="auto"/>
        <w:ind w:left="993" w:hanging="633"/>
        <w:jc w:val="both"/>
      </w:pPr>
      <w:r>
        <w:t xml:space="preserve">Sussman agrees to have one or more of its employees take a 3-hour training </w:t>
      </w:r>
      <w:r w:rsidR="007411A6">
        <w:t xml:space="preserve">(free of charge) </w:t>
      </w:r>
      <w:r>
        <w:t>by MNI on how to manage the administrative features of the MN Dashboard in order to support its customers.</w:t>
      </w:r>
    </w:p>
    <w:p w14:paraId="152BAB64" w14:textId="10714BCA" w:rsidR="00DC205B" w:rsidRDefault="00DC205B" w:rsidP="00812859">
      <w:pPr>
        <w:numPr>
          <w:ilvl w:val="1"/>
          <w:numId w:val="7"/>
        </w:numPr>
        <w:spacing w:before="100" w:beforeAutospacing="1" w:after="100" w:afterAutospacing="1" w:line="276" w:lineRule="auto"/>
        <w:ind w:left="993" w:hanging="633"/>
        <w:jc w:val="both"/>
      </w:pPr>
      <w:r>
        <w:t>Sussman agrees to provide all customer support services to its customers directly. This means where there is no technical problem, but that the customer is unable to properly use the system due to limitations of their own knowledge or ability.</w:t>
      </w:r>
    </w:p>
    <w:p w14:paraId="78585CF7" w14:textId="3612475A" w:rsidR="00F13B0C" w:rsidRDefault="00DC205B" w:rsidP="00812859">
      <w:pPr>
        <w:numPr>
          <w:ilvl w:val="1"/>
          <w:numId w:val="7"/>
        </w:numPr>
        <w:spacing w:before="100" w:beforeAutospacing="1" w:after="100" w:afterAutospacing="1" w:line="276" w:lineRule="auto"/>
        <w:ind w:left="993" w:hanging="633"/>
        <w:jc w:val="both"/>
      </w:pPr>
      <w:r>
        <w:lastRenderedPageBreak/>
        <w:t xml:space="preserve">In the event that Sussman determines a customer problem is not due to the customer’s limitation of knowledge or ability, but that it is due to a technical issue, </w:t>
      </w:r>
      <w:r w:rsidR="00F13B0C">
        <w:t xml:space="preserve">MNI agrees to provide </w:t>
      </w:r>
      <w:r w:rsidR="002A12BE">
        <w:t xml:space="preserve">timely </w:t>
      </w:r>
      <w:r w:rsidR="00F13B0C">
        <w:t xml:space="preserve">technical support </w:t>
      </w:r>
      <w:r>
        <w:t>via email</w:t>
      </w:r>
      <w:r w:rsidR="002A12BE">
        <w:t xml:space="preserve"> or phone.</w:t>
      </w:r>
    </w:p>
    <w:p w14:paraId="1B7DEFC3" w14:textId="5E2EC557" w:rsidR="00F13B0C" w:rsidRDefault="00F13B0C" w:rsidP="00812859">
      <w:pPr>
        <w:numPr>
          <w:ilvl w:val="1"/>
          <w:numId w:val="7"/>
        </w:numPr>
        <w:spacing w:before="100" w:beforeAutospacing="1" w:after="100" w:afterAutospacing="1" w:line="276" w:lineRule="auto"/>
        <w:ind w:left="993" w:hanging="633"/>
        <w:jc w:val="both"/>
      </w:pPr>
      <w:r>
        <w:t xml:space="preserve">In the event that Sussman would like MNI to assist with </w:t>
      </w:r>
      <w:r w:rsidR="000D2672">
        <w:t xml:space="preserve">non-technical </w:t>
      </w:r>
      <w:r>
        <w:t>customer support calls, MNI agrees to do so at a rate of $</w:t>
      </w:r>
      <w:r w:rsidR="002A12BE">
        <w:t>50</w:t>
      </w:r>
      <w:r>
        <w:t>/hour.</w:t>
      </w:r>
    </w:p>
    <w:p w14:paraId="634E3FF5" w14:textId="03C6D0BB" w:rsidR="00F13B0C" w:rsidRDefault="00F13B0C" w:rsidP="00812859">
      <w:pPr>
        <w:numPr>
          <w:ilvl w:val="1"/>
          <w:numId w:val="7"/>
        </w:numPr>
        <w:spacing w:line="276" w:lineRule="auto"/>
        <w:ind w:left="993" w:hanging="633"/>
        <w:jc w:val="both"/>
      </w:pPr>
      <w:r>
        <w:t>MNI agrees to perform Live Assessments on behalf of Sussman</w:t>
      </w:r>
      <w:ins w:id="6" w:author="Steven Rudolph" w:date="2023-08-07T20:04:00Z">
        <w:r w:rsidR="002B7BE1">
          <w:t xml:space="preserve"> </w:t>
        </w:r>
      </w:ins>
      <w:r w:rsidR="00BE74CB">
        <w:t>until October 31, 2023, at which time Licensee will have licensed practioner(s) in house to do the majority of the live assessments</w:t>
      </w:r>
      <w:r>
        <w:t xml:space="preserve">. </w:t>
      </w:r>
      <w:r w:rsidR="00BE74CB">
        <w:t xml:space="preserve">There </w:t>
      </w:r>
      <w:r>
        <w:t xml:space="preserve">will be </w:t>
      </w:r>
      <w:r w:rsidR="00BE74CB">
        <w:t>cases where high-profile</w:t>
      </w:r>
      <w:r>
        <w:t xml:space="preserve"> school administrators and other key decision makers</w:t>
      </w:r>
      <w:ins w:id="7" w:author="Steven Rudolph" w:date="2023-08-07T20:05:00Z">
        <w:r w:rsidR="002B7BE1">
          <w:t xml:space="preserve"> </w:t>
        </w:r>
      </w:ins>
      <w:r w:rsidR="00BE74CB">
        <w:t>would like to receive a sales presentation, Q&amp;A, or live assessment from MNI</w:t>
      </w:r>
      <w:r>
        <w:t>.</w:t>
      </w:r>
      <w:r w:rsidR="00BE74CB">
        <w:t xml:space="preserve"> MNI understands that Licensee will be selective in how often they ask MNI for such free assistance, and only in cases where the order is contingent on such support.</w:t>
      </w:r>
    </w:p>
    <w:p w14:paraId="41DB53E4" w14:textId="4C5578DC" w:rsidR="002A12BE" w:rsidRDefault="002A12BE" w:rsidP="00812859">
      <w:pPr>
        <w:numPr>
          <w:ilvl w:val="1"/>
          <w:numId w:val="7"/>
        </w:numPr>
        <w:spacing w:line="276" w:lineRule="auto"/>
        <w:ind w:left="993" w:hanging="633"/>
        <w:jc w:val="both"/>
      </w:pPr>
      <w:r>
        <w:t xml:space="preserve">All individuals who undertake and successfully complete the Certified MN Practitioner Course will be granted a digital certificate by MNI. Sussman may not certify individuals </w:t>
      </w:r>
      <w:r w:rsidR="004C797B">
        <w:t xml:space="preserve">nor issue such certificates </w:t>
      </w:r>
      <w:r>
        <w:t>on its own behalf.</w:t>
      </w:r>
    </w:p>
    <w:p w14:paraId="60A996B6" w14:textId="77777777" w:rsidR="007411A6" w:rsidRDefault="00792C88" w:rsidP="00812859">
      <w:pPr>
        <w:numPr>
          <w:ilvl w:val="1"/>
          <w:numId w:val="7"/>
        </w:numPr>
        <w:spacing w:line="276" w:lineRule="auto"/>
        <w:ind w:left="993" w:hanging="633"/>
        <w:jc w:val="both"/>
      </w:pPr>
      <w:r>
        <w:t>Licensee</w:t>
      </w:r>
      <w:r w:rsidR="000A7D29">
        <w:t xml:space="preserve"> is granted a right to market, sell, and distribute all new Products introduced by MNI during the Term.</w:t>
      </w:r>
      <w:r w:rsidR="007411A6">
        <w:t xml:space="preserve"> </w:t>
      </w:r>
    </w:p>
    <w:p w14:paraId="7E79CAF0" w14:textId="675A1E53" w:rsidR="004078B7" w:rsidRDefault="00BE74CB" w:rsidP="00812859">
      <w:pPr>
        <w:pStyle w:val="Heading2"/>
        <w:numPr>
          <w:ilvl w:val="1"/>
          <w:numId w:val="7"/>
        </w:numPr>
        <w:ind w:left="993" w:hanging="633"/>
      </w:pPr>
      <w:r>
        <w:t>MNI understands that offering training to Licensee will be necessary from time to time and there will not be a charge for such services.</w:t>
      </w:r>
      <w:ins w:id="8" w:author="Steven Rudolph" w:date="2023-08-07T20:11:00Z">
        <w:r w:rsidR="009E0169">
          <w:t xml:space="preserve"> </w:t>
        </w:r>
      </w:ins>
      <w:r w:rsidR="000A7D29">
        <w:t xml:space="preserve">There shall be no deduction from any fees payable to MNI under this Agreement for taxes, fees, </w:t>
      </w:r>
      <w:proofErr w:type="gramStart"/>
      <w:r w:rsidR="000A7D29">
        <w:t>assessment</w:t>
      </w:r>
      <w:proofErr w:type="gramEnd"/>
      <w:r w:rsidR="000A7D29">
        <w:t xml:space="preserve"> or other expenses of any kind which may be incurred or paid by the </w:t>
      </w:r>
      <w:r w:rsidR="00792C88">
        <w:t>Licensee</w:t>
      </w:r>
      <w:r w:rsidR="000A7D29">
        <w:t>.</w:t>
      </w:r>
    </w:p>
    <w:p w14:paraId="216B5A84" w14:textId="18EEA8D9" w:rsidR="004078B7" w:rsidRDefault="000A7D29" w:rsidP="00812859">
      <w:pPr>
        <w:pStyle w:val="Heading2"/>
        <w:numPr>
          <w:ilvl w:val="1"/>
          <w:numId w:val="7"/>
        </w:numPr>
        <w:ind w:left="993" w:hanging="633"/>
      </w:pPr>
      <w:r>
        <w:t xml:space="preserve">The Parties agree that any fees that are payable by </w:t>
      </w:r>
      <w:r w:rsidR="00792C88">
        <w:t>Licensee</w:t>
      </w:r>
      <w:r>
        <w:t xml:space="preserve"> to MNI under this Agreement do not include additional sales tax, which will be paid additionally by </w:t>
      </w:r>
      <w:r w:rsidR="00792C88">
        <w:t>Licensee</w:t>
      </w:r>
      <w:r>
        <w:t xml:space="preserve"> in accordance with applicable legislation.</w:t>
      </w:r>
    </w:p>
    <w:p w14:paraId="16459D4C" w14:textId="77777777" w:rsidR="002363F0" w:rsidRDefault="00792C88" w:rsidP="00812859">
      <w:pPr>
        <w:pStyle w:val="Heading2"/>
        <w:numPr>
          <w:ilvl w:val="1"/>
          <w:numId w:val="7"/>
        </w:numPr>
        <w:ind w:left="993" w:hanging="633"/>
        <w:rPr>
          <w:ins w:id="9" w:author="Steven Rudolph" w:date="2023-08-16T11:17:00Z"/>
        </w:rPr>
      </w:pPr>
      <w:r>
        <w:t>Licensee</w:t>
      </w:r>
      <w:r w:rsidR="000A7D29">
        <w:t xml:space="preserve"> may deploy its own personnel to function as Practitioner, Trainer in the Territory in addition to being </w:t>
      </w:r>
      <w:r>
        <w:t>Licensee</w:t>
      </w:r>
      <w:r w:rsidR="000A7D29">
        <w:t>, provided that those individuals are trained and qualified as per MNI’s guidelines.</w:t>
      </w:r>
    </w:p>
    <w:p w14:paraId="20DEF4F9" w14:textId="46C17479" w:rsidR="002363F0" w:rsidRDefault="002363F0" w:rsidP="00812859">
      <w:pPr>
        <w:pStyle w:val="Heading2"/>
        <w:numPr>
          <w:ilvl w:val="1"/>
          <w:numId w:val="7"/>
        </w:numPr>
        <w:ind w:left="993" w:hanging="633"/>
        <w:rPr>
          <w:ins w:id="10" w:author="Steven Rudolph" w:date="2023-08-16T11:18:00Z"/>
        </w:rPr>
      </w:pPr>
      <w:ins w:id="11" w:author="Steven Rudolph" w:date="2023-08-16T11:17:00Z">
        <w:r>
          <w:t xml:space="preserve">Licensee agrees to attain the following </w:t>
        </w:r>
      </w:ins>
      <w:ins w:id="12" w:author="Steven Rudolph" w:date="2023-08-16T11:18:00Z">
        <w:r>
          <w:t>sales targets.</w:t>
        </w:r>
      </w:ins>
    </w:p>
    <w:p w14:paraId="2F957E60" w14:textId="77777777" w:rsidR="002363F0" w:rsidRDefault="002363F0" w:rsidP="002363F0">
      <w:pPr>
        <w:pStyle w:val="Heading2"/>
        <w:numPr>
          <w:ilvl w:val="2"/>
          <w:numId w:val="7"/>
        </w:numPr>
        <w:rPr>
          <w:ins w:id="13" w:author="Steven Rudolph" w:date="2023-08-16T11:18:00Z"/>
        </w:rPr>
      </w:pPr>
      <w:ins w:id="14" w:author="Steven Rudolph" w:date="2023-08-16T11:18:00Z">
        <w:r>
          <w:t>$125,000 in year one.</w:t>
        </w:r>
      </w:ins>
    </w:p>
    <w:p w14:paraId="3334458A" w14:textId="77777777" w:rsidR="002363F0" w:rsidRDefault="002363F0" w:rsidP="002363F0">
      <w:pPr>
        <w:pStyle w:val="Heading2"/>
        <w:numPr>
          <w:ilvl w:val="2"/>
          <w:numId w:val="7"/>
        </w:numPr>
        <w:rPr>
          <w:ins w:id="15" w:author="Steven Rudolph" w:date="2023-08-16T11:18:00Z"/>
        </w:rPr>
      </w:pPr>
      <w:ins w:id="16" w:author="Steven Rudolph" w:date="2023-08-16T11:18:00Z">
        <w:r>
          <w:t>$250,000 in year two.</w:t>
        </w:r>
      </w:ins>
    </w:p>
    <w:p w14:paraId="6FDE847D" w14:textId="72BF36FD" w:rsidR="004078B7" w:rsidRDefault="002363F0" w:rsidP="002363F0">
      <w:pPr>
        <w:pStyle w:val="Heading2"/>
        <w:numPr>
          <w:ilvl w:val="2"/>
          <w:numId w:val="7"/>
        </w:numPr>
        <w:pPrChange w:id="17" w:author="Steven Rudolph" w:date="2023-08-16T11:20:00Z">
          <w:pPr>
            <w:pStyle w:val="Heading2"/>
            <w:numPr>
              <w:ilvl w:val="1"/>
              <w:numId w:val="7"/>
            </w:numPr>
            <w:ind w:left="993" w:hanging="633"/>
          </w:pPr>
        </w:pPrChange>
      </w:pPr>
      <w:ins w:id="18" w:author="Steven Rudolph" w:date="2023-08-16T11:18:00Z">
        <w:r>
          <w:t>$350,000 in year three.</w:t>
        </w:r>
      </w:ins>
      <w:del w:id="19" w:author="Steven Rudolph" w:date="2023-08-16T11:20:00Z">
        <w:r w:rsidR="000A7D29" w:rsidDel="002363F0">
          <w:delText xml:space="preserve"> </w:delText>
        </w:r>
      </w:del>
    </w:p>
    <w:p w14:paraId="149DA0CA" w14:textId="77777777" w:rsidR="004078B7" w:rsidRDefault="004078B7" w:rsidP="00812859">
      <w:pPr>
        <w:pStyle w:val="ListParagraph"/>
        <w:ind w:left="1134" w:hanging="774"/>
      </w:pPr>
    </w:p>
    <w:p w14:paraId="7E2E3507" w14:textId="77777777" w:rsidR="004078B7" w:rsidRDefault="000A7D29">
      <w:pPr>
        <w:pStyle w:val="Heading1"/>
        <w:numPr>
          <w:ilvl w:val="0"/>
          <w:numId w:val="7"/>
        </w:numPr>
      </w:pPr>
      <w:r>
        <w:t>Value of Licensed Property</w:t>
      </w:r>
    </w:p>
    <w:p w14:paraId="4DB550F7" w14:textId="51606AD3" w:rsidR="004078B7" w:rsidRDefault="00792C88">
      <w:pPr>
        <w:pStyle w:val="Heading2"/>
        <w:numPr>
          <w:ilvl w:val="1"/>
          <w:numId w:val="7"/>
        </w:numPr>
      </w:pPr>
      <w:r>
        <w:t>Licensee</w:t>
      </w:r>
      <w:r w:rsidR="000A7D29">
        <w:t xml:space="preserve"> recognizes the great value of the Property and acknowledges that the goodwill attached thereto and all right, title and interest therein including the copyright thereto vests in and belongs to MNI. The rights granted to </w:t>
      </w:r>
      <w:r>
        <w:t>Licensee</w:t>
      </w:r>
      <w:r w:rsidR="000A7D29">
        <w:t xml:space="preserve"> hereunder shall in no way prejudice the rights of MNI in and to the Property and </w:t>
      </w:r>
      <w:r>
        <w:t>Licensee</w:t>
      </w:r>
      <w:r w:rsidR="000A7D29">
        <w:t>’s rights to and in respect of the Property shall be determined strictly in accordance with this Agreement.</w:t>
      </w:r>
    </w:p>
    <w:p w14:paraId="3FF004A6" w14:textId="7E8CC11A" w:rsidR="004078B7" w:rsidRDefault="00792C88">
      <w:pPr>
        <w:pStyle w:val="Heading2"/>
        <w:numPr>
          <w:ilvl w:val="1"/>
          <w:numId w:val="7"/>
        </w:numPr>
      </w:pPr>
      <w:r>
        <w:lastRenderedPageBreak/>
        <w:t>Licensee</w:t>
      </w:r>
      <w:r w:rsidR="000A7D29">
        <w:t xml:space="preserve"> acknowledges that MNI may grant licenses to use the Property to other parties outside the Territory, and that the rights granted to the </w:t>
      </w:r>
      <w:r>
        <w:t>Licensee</w:t>
      </w:r>
      <w:r w:rsidR="000A7D29">
        <w:t xml:space="preserve"> are only exclusive within the Territory</w:t>
      </w:r>
      <w:r w:rsidR="001C658A">
        <w:t xml:space="preserve"> and the </w:t>
      </w:r>
      <w:r w:rsidR="00C67691">
        <w:t>S</w:t>
      </w:r>
      <w:r w:rsidR="001C658A">
        <w:t>ector</w:t>
      </w:r>
      <w:r w:rsidR="000A7D29">
        <w:t>.</w:t>
      </w:r>
    </w:p>
    <w:p w14:paraId="75EF23E0" w14:textId="77777777" w:rsidR="004078B7" w:rsidRDefault="000A7D29">
      <w:pPr>
        <w:pStyle w:val="Heading2"/>
        <w:numPr>
          <w:ilvl w:val="1"/>
          <w:numId w:val="7"/>
        </w:numPr>
      </w:pPr>
      <w:r>
        <w:t>Any developments and improvements made to the Property before or during the duration of this agreement shall be the sole property of MNI unless otherwise specified in writing.</w:t>
      </w:r>
    </w:p>
    <w:p w14:paraId="724044D4" w14:textId="77777777" w:rsidR="004078B7" w:rsidRDefault="000A7D29">
      <w:pPr>
        <w:pStyle w:val="Heading1"/>
        <w:numPr>
          <w:ilvl w:val="0"/>
          <w:numId w:val="7"/>
        </w:numPr>
      </w:pPr>
      <w:r>
        <w:t>Confidential Information</w:t>
      </w:r>
    </w:p>
    <w:p w14:paraId="269D6DFB" w14:textId="2F6C8EDF" w:rsidR="004078B7" w:rsidRDefault="000A7D29">
      <w:pPr>
        <w:pStyle w:val="Heading2"/>
        <w:numPr>
          <w:ilvl w:val="1"/>
          <w:numId w:val="7"/>
        </w:numPr>
      </w:pPr>
      <w:r>
        <w:t xml:space="preserve">The </w:t>
      </w:r>
      <w:r w:rsidR="00792C88">
        <w:t>Licensee</w:t>
      </w:r>
      <w:r>
        <w:t xml:space="preserve"> covenants and agrees that:</w:t>
      </w:r>
    </w:p>
    <w:p w14:paraId="0090FE7E" w14:textId="15921B50" w:rsidR="004078B7" w:rsidRDefault="000A7D29">
      <w:pPr>
        <w:pStyle w:val="Heading3"/>
        <w:numPr>
          <w:ilvl w:val="0"/>
          <w:numId w:val="4"/>
        </w:numPr>
      </w:pPr>
      <w:r>
        <w:t>this Agreement and its content also all documentation and information pertaining to the Property and its use is confidential information and a trade secret of MNI.</w:t>
      </w:r>
    </w:p>
    <w:p w14:paraId="557FE61D" w14:textId="27BEE191" w:rsidR="004078B7" w:rsidRDefault="000A7D29">
      <w:pPr>
        <w:pStyle w:val="Heading3"/>
        <w:numPr>
          <w:ilvl w:val="0"/>
          <w:numId w:val="4"/>
        </w:numPr>
      </w:pPr>
      <w:r>
        <w:t xml:space="preserve">unless authorized in writing by MNI, </w:t>
      </w:r>
      <w:r w:rsidR="00792C88">
        <w:t>Licensee</w:t>
      </w:r>
      <w:r>
        <w:t xml:space="preserve"> shall not disclose any such confidential information to any external party.</w:t>
      </w:r>
    </w:p>
    <w:p w14:paraId="26ABC52C" w14:textId="1379C21E" w:rsidR="004078B7" w:rsidRDefault="000A7D29">
      <w:pPr>
        <w:pStyle w:val="Heading2"/>
        <w:numPr>
          <w:ilvl w:val="1"/>
          <w:numId w:val="7"/>
        </w:numPr>
      </w:pPr>
      <w:r>
        <w:t xml:space="preserve">The </w:t>
      </w:r>
      <w:r w:rsidR="00792C88">
        <w:t>Licensee</w:t>
      </w:r>
      <w:r>
        <w:t xml:space="preserve"> agrees that the Product purchase prices from MNI constitute confidential information and cannot be disclosed to any third party.</w:t>
      </w:r>
    </w:p>
    <w:p w14:paraId="7AA7BD76" w14:textId="77777777" w:rsidR="004078B7" w:rsidRDefault="000A7D29">
      <w:pPr>
        <w:pStyle w:val="Heading1"/>
        <w:numPr>
          <w:ilvl w:val="0"/>
          <w:numId w:val="7"/>
        </w:numPr>
      </w:pPr>
      <w:r>
        <w:t>Intellectual Property and Protection of Rights</w:t>
      </w:r>
    </w:p>
    <w:p w14:paraId="101C53BA" w14:textId="1CDC2353" w:rsidR="004078B7" w:rsidRDefault="00792C88" w:rsidP="003F3851">
      <w:pPr>
        <w:pStyle w:val="Heading2"/>
        <w:numPr>
          <w:ilvl w:val="1"/>
          <w:numId w:val="7"/>
        </w:numPr>
        <w:ind w:left="1134" w:hanging="774"/>
      </w:pPr>
      <w:r>
        <w:t>Licensee</w:t>
      </w:r>
      <w:r w:rsidR="000A7D29">
        <w:t xml:space="preserve"> shall not register any trademarks, company or business names, logos, symbols, or other indicia using the Licensed Property or any component of the Property without MNI’s written consent.</w:t>
      </w:r>
    </w:p>
    <w:p w14:paraId="29C4C3CA" w14:textId="77777777" w:rsidR="004078B7" w:rsidRDefault="000A7D29" w:rsidP="003F3851">
      <w:pPr>
        <w:pStyle w:val="Heading2"/>
        <w:numPr>
          <w:ilvl w:val="1"/>
          <w:numId w:val="7"/>
        </w:numPr>
        <w:ind w:left="1134" w:hanging="774"/>
      </w:pPr>
      <w:r>
        <w:t>Any Internet domain names, and social media channels that make use of MNI’s Product names and trademarks may be registered by only MNI. Such channels include, but are not limited to, Facebook, Twitter, YouTube, LinkedIn, Google+, Instagram, Pinterest, and WhatsApp.</w:t>
      </w:r>
    </w:p>
    <w:p w14:paraId="7C97DF37" w14:textId="4B65EECF" w:rsidR="004078B7" w:rsidRDefault="000A7D29" w:rsidP="003F3851">
      <w:pPr>
        <w:pStyle w:val="Heading2"/>
        <w:numPr>
          <w:ilvl w:val="1"/>
          <w:numId w:val="7"/>
        </w:numPr>
        <w:ind w:left="1134" w:hanging="774"/>
      </w:pPr>
      <w:r>
        <w:t xml:space="preserve">If </w:t>
      </w:r>
      <w:r w:rsidR="00792C88">
        <w:t>Licensee</w:t>
      </w:r>
      <w:r>
        <w:t xml:space="preserve"> wishes to create any social media accounts using copyrighted or trademarked properties of MNI, it will request MNI to create those accounts. In case MNI on its own discretion will satisfy such request and will create whose accounts, it can then give administrative rights to </w:t>
      </w:r>
      <w:r w:rsidR="00792C88">
        <w:t>Licensee</w:t>
      </w:r>
      <w:r>
        <w:t xml:space="preserve"> to manage the accounts.</w:t>
      </w:r>
    </w:p>
    <w:p w14:paraId="695B4214" w14:textId="0396C9A5" w:rsidR="004078B7" w:rsidRDefault="00792C88" w:rsidP="003F3851">
      <w:pPr>
        <w:pStyle w:val="Heading2"/>
        <w:numPr>
          <w:ilvl w:val="1"/>
          <w:numId w:val="7"/>
        </w:numPr>
        <w:ind w:left="1134" w:hanging="774"/>
      </w:pPr>
      <w:r>
        <w:t>Licensee</w:t>
      </w:r>
      <w:r w:rsidR="000A7D29">
        <w:t xml:space="preserve"> shall have the right to create Intellectual Property that makes use of MNIs copyrighted or trademarked materials only if agreed upon in writing.</w:t>
      </w:r>
    </w:p>
    <w:p w14:paraId="25FB4456" w14:textId="26A889FF" w:rsidR="004078B7" w:rsidRDefault="00792C88" w:rsidP="003F3851">
      <w:pPr>
        <w:pStyle w:val="Heading2"/>
        <w:numPr>
          <w:ilvl w:val="1"/>
          <w:numId w:val="7"/>
        </w:numPr>
        <w:ind w:left="1134" w:hanging="774"/>
        <w:rPr>
          <w:lang w:bidi="ar-SA"/>
        </w:rPr>
      </w:pPr>
      <w:r>
        <w:t>Licensee</w:t>
      </w:r>
      <w:r w:rsidR="000A7D29">
        <w:t xml:space="preserve"> recognizes and respects MNI’s ownership of the copyright in the Property and agrees it will not use, promote, distribute, create or be involved in a conflicting product that would in any way limit or adversely affect the sale or growth of the Property in the Territory.</w:t>
      </w:r>
    </w:p>
    <w:p w14:paraId="337965FE" w14:textId="7A9581CA" w:rsidR="004078B7" w:rsidRDefault="00792C88" w:rsidP="003F3851">
      <w:pPr>
        <w:pStyle w:val="Heading2"/>
        <w:numPr>
          <w:ilvl w:val="1"/>
          <w:numId w:val="7"/>
        </w:numPr>
        <w:spacing w:after="120"/>
        <w:ind w:left="1134" w:hanging="774"/>
        <w:rPr>
          <w:lang w:bidi="ar-SA"/>
        </w:rPr>
      </w:pPr>
      <w:r>
        <w:t>Licensee</w:t>
      </w:r>
      <w:r w:rsidR="000A7D29">
        <w:t xml:space="preserve"> </w:t>
      </w:r>
      <w:r w:rsidR="002B7BE1">
        <w:t>will not sell any products that directly compete with the MNTEST such as personality assessments.</w:t>
      </w:r>
      <w:ins w:id="20" w:author="Steve Sussman" w:date="2023-07-14T17:01:00Z">
        <w:r w:rsidR="00C57A67">
          <w:t xml:space="preserve"> </w:t>
        </w:r>
      </w:ins>
    </w:p>
    <w:p w14:paraId="534A9771" w14:textId="7C608708" w:rsidR="004078B7" w:rsidRDefault="00792C88" w:rsidP="003F3851">
      <w:pPr>
        <w:pStyle w:val="Heading2"/>
        <w:numPr>
          <w:ilvl w:val="1"/>
          <w:numId w:val="7"/>
        </w:numPr>
        <w:ind w:left="1134" w:hanging="774"/>
      </w:pPr>
      <w:r>
        <w:t>Licensee</w:t>
      </w:r>
      <w:r w:rsidR="000A7D29">
        <w:t xml:space="preserve"> agrees to notify MNI immediately of any improper or wrongful use of the Property or any infringement or threatened infringement of the Property that comes to the notice of the </w:t>
      </w:r>
      <w:r>
        <w:t>Licensee</w:t>
      </w:r>
      <w:r w:rsidR="000A7D29">
        <w:t>.</w:t>
      </w:r>
    </w:p>
    <w:p w14:paraId="6FA09F8B" w14:textId="2E0CF7AF" w:rsidR="004078B7" w:rsidRDefault="000A7D29" w:rsidP="003F3851">
      <w:pPr>
        <w:pStyle w:val="Heading2"/>
        <w:numPr>
          <w:ilvl w:val="1"/>
          <w:numId w:val="7"/>
        </w:numPr>
        <w:ind w:left="1134" w:hanging="774"/>
      </w:pPr>
      <w:r>
        <w:lastRenderedPageBreak/>
        <w:t xml:space="preserve">When using the term “Multiple Natures”, the MN Logo or other registered or trademarked Products or Properties of MNI, </w:t>
      </w:r>
      <w:r w:rsidR="00792C88">
        <w:t>Licensee</w:t>
      </w:r>
      <w:r>
        <w:t xml:space="preserve"> will use the registered symbol ® or ™ to indicate that these names and Products are registered trademarks of MNI.</w:t>
      </w:r>
    </w:p>
    <w:p w14:paraId="00157B01" w14:textId="45AFCC73" w:rsidR="004078B7" w:rsidRDefault="00792C88" w:rsidP="003F3851">
      <w:pPr>
        <w:pStyle w:val="Heading2"/>
        <w:numPr>
          <w:ilvl w:val="1"/>
          <w:numId w:val="7"/>
        </w:numPr>
        <w:ind w:left="1134" w:hanging="774"/>
      </w:pPr>
      <w:r>
        <w:t>Licensee</w:t>
      </w:r>
      <w:r w:rsidR="000A7D29">
        <w:t xml:space="preserve"> shall not create, modify, or adapt tests, tools, training programs, or other products or properties using copyrighted or trademarked content of MNI without written approval of MNI.</w:t>
      </w:r>
    </w:p>
    <w:p w14:paraId="09FC634C" w14:textId="1E181ADA" w:rsidR="004078B7" w:rsidRDefault="000A7D29" w:rsidP="003F3851">
      <w:pPr>
        <w:pStyle w:val="Heading2"/>
        <w:numPr>
          <w:ilvl w:val="1"/>
          <w:numId w:val="7"/>
        </w:numPr>
        <w:ind w:left="1134" w:hanging="774"/>
      </w:pPr>
      <w:r>
        <w:t xml:space="preserve">MNI shall have the right to access details related to clients for the use of performing research and improving the Tests and related Products. It agrees not to independently contact or market to these clients. </w:t>
      </w:r>
      <w:r w:rsidR="00CD2DC2">
        <w:t xml:space="preserve"> </w:t>
      </w:r>
      <w:r w:rsidR="00792C88">
        <w:t>Licensee</w:t>
      </w:r>
      <w:r w:rsidR="00CD2DC2">
        <w:t xml:space="preserve"> agrees to include</w:t>
      </w:r>
      <w:r w:rsidR="000926B4">
        <w:t xml:space="preserve"> contractual and agreement</w:t>
      </w:r>
      <w:r w:rsidR="00CD2DC2">
        <w:t xml:space="preserve"> language provided by MNI</w:t>
      </w:r>
      <w:r w:rsidR="000926B4">
        <w:t xml:space="preserve"> in </w:t>
      </w:r>
      <w:r w:rsidR="00792C88">
        <w:t>Licensee</w:t>
      </w:r>
      <w:r w:rsidR="000926B4">
        <w:t xml:space="preserve"> </w:t>
      </w:r>
      <w:r w:rsidR="00A30EC2">
        <w:t>contracts, agreements, notices, and the like</w:t>
      </w:r>
      <w:r w:rsidR="00746CCA">
        <w:t xml:space="preserve">. </w:t>
      </w:r>
      <w:r w:rsidR="00C25A3A">
        <w:t>MNI</w:t>
      </w:r>
      <w:r w:rsidR="00DD3F00">
        <w:t xml:space="preserve"> agrees to indemnify </w:t>
      </w:r>
      <w:r w:rsidR="00792C88">
        <w:t>Licensee</w:t>
      </w:r>
      <w:r w:rsidR="00DD3F00">
        <w:t xml:space="preserve"> for MNI use of such information</w:t>
      </w:r>
      <w:r>
        <w:t xml:space="preserve">. </w:t>
      </w:r>
    </w:p>
    <w:p w14:paraId="11471EFA" w14:textId="77777777" w:rsidR="004078B7" w:rsidRDefault="000A7D29" w:rsidP="003F3851">
      <w:pPr>
        <w:pStyle w:val="Heading2"/>
        <w:numPr>
          <w:ilvl w:val="1"/>
          <w:numId w:val="7"/>
        </w:numPr>
        <w:ind w:left="1134" w:hanging="774"/>
      </w:pPr>
      <w:r>
        <w:t>Parties assure each other that they are fully authorized to use the materials they bring to the collaboration and indemnify each other against third party claims.</w:t>
      </w:r>
    </w:p>
    <w:p w14:paraId="6164D279" w14:textId="16A7B301" w:rsidR="004078B7" w:rsidRDefault="000A7D29" w:rsidP="003F3851">
      <w:pPr>
        <w:pStyle w:val="ListParagraph"/>
        <w:widowControl w:val="0"/>
        <w:numPr>
          <w:ilvl w:val="1"/>
          <w:numId w:val="7"/>
        </w:numPr>
        <w:autoSpaceDE w:val="0"/>
        <w:autoSpaceDN w:val="0"/>
        <w:adjustRightInd w:val="0"/>
        <w:spacing w:line="20" w:lineRule="atLeast"/>
        <w:ind w:left="1134" w:hanging="774"/>
        <w:jc w:val="both"/>
        <w:rPr>
          <w:rFonts w:cs="Arial"/>
        </w:rPr>
      </w:pPr>
      <w:r>
        <w:t xml:space="preserve">The Parties agree that the translations of the Property and other intellectual property to be created under this Agreement shall be the property of MNI. </w:t>
      </w:r>
    </w:p>
    <w:p w14:paraId="73EB43B2" w14:textId="7930EB1C" w:rsidR="004078B7" w:rsidRPr="00A966AB" w:rsidRDefault="00792C88" w:rsidP="003F3851">
      <w:pPr>
        <w:pStyle w:val="ListParagraph"/>
        <w:widowControl w:val="0"/>
        <w:numPr>
          <w:ilvl w:val="1"/>
          <w:numId w:val="7"/>
        </w:numPr>
        <w:autoSpaceDE w:val="0"/>
        <w:autoSpaceDN w:val="0"/>
        <w:adjustRightInd w:val="0"/>
        <w:spacing w:line="20" w:lineRule="atLeast"/>
        <w:ind w:left="1134" w:hanging="774"/>
        <w:jc w:val="both"/>
        <w:rPr>
          <w:rFonts w:cs="Arial"/>
        </w:rPr>
      </w:pPr>
      <w:r>
        <w:t>Licensee</w:t>
      </w:r>
      <w:r w:rsidR="000A7D29">
        <w:t xml:space="preserve"> </w:t>
      </w:r>
      <w:r w:rsidR="000A7D29">
        <w:rPr>
          <w:rFonts w:cs="Arial"/>
        </w:rPr>
        <w:t xml:space="preserve">undertakes </w:t>
      </w:r>
      <w:r w:rsidR="000A7D29" w:rsidRPr="00A966AB">
        <w:rPr>
          <w:rFonts w:cs="Arial"/>
        </w:rPr>
        <w:t xml:space="preserve">without the advance written consent of the MNI </w:t>
      </w:r>
      <w:r w:rsidR="009A16CF" w:rsidRPr="00A966AB">
        <w:rPr>
          <w:rFonts w:cs="Arial"/>
        </w:rPr>
        <w:t>to</w:t>
      </w:r>
      <w:r w:rsidR="000A7D29" w:rsidRPr="00A966AB">
        <w:rPr>
          <w:rFonts w:cs="Arial"/>
        </w:rPr>
        <w:t xml:space="preserve"> not compete with the MNI</w:t>
      </w:r>
      <w:r w:rsidR="00E31507">
        <w:rPr>
          <w:rFonts w:cs="Arial"/>
        </w:rPr>
        <w:t xml:space="preserve">, </w:t>
      </w:r>
      <w:r w:rsidR="001B5D12" w:rsidRPr="00A966AB">
        <w:rPr>
          <w:color w:val="000000"/>
        </w:rPr>
        <w:t>i.e.</w:t>
      </w:r>
      <w:r w:rsidR="001B5D12">
        <w:rPr>
          <w:color w:val="000000"/>
        </w:rPr>
        <w:t>,</w:t>
      </w:r>
      <w:r w:rsidR="000A7D29" w:rsidRPr="00A966AB">
        <w:rPr>
          <w:color w:val="000000"/>
        </w:rPr>
        <w:t xml:space="preserve"> </w:t>
      </w:r>
      <w:r w:rsidR="000A7D29" w:rsidRPr="00A966AB">
        <w:rPr>
          <w:rFonts w:cs="Arial"/>
        </w:rPr>
        <w:t>not to engage in business</w:t>
      </w:r>
      <w:r w:rsidR="00E31507">
        <w:rPr>
          <w:rFonts w:cs="Arial"/>
        </w:rPr>
        <w:t xml:space="preserve"> activities such as psychometric testing for personality typing or for career readiness</w:t>
      </w:r>
      <w:r w:rsidR="000A7D29" w:rsidRPr="00A966AB">
        <w:rPr>
          <w:rFonts w:cs="Arial"/>
        </w:rPr>
        <w:t xml:space="preserve">. </w:t>
      </w:r>
    </w:p>
    <w:p w14:paraId="2390F868" w14:textId="77777777" w:rsidR="004078B7" w:rsidRDefault="004078B7">
      <w:pPr>
        <w:pStyle w:val="ListParagraph"/>
        <w:ind w:left="792"/>
      </w:pPr>
    </w:p>
    <w:p w14:paraId="0B966143" w14:textId="77777777" w:rsidR="004078B7" w:rsidRDefault="000A7D29">
      <w:pPr>
        <w:pStyle w:val="Heading1"/>
        <w:numPr>
          <w:ilvl w:val="0"/>
          <w:numId w:val="7"/>
        </w:numPr>
      </w:pPr>
      <w:r>
        <w:t>Quality of Service</w:t>
      </w:r>
    </w:p>
    <w:p w14:paraId="231DF2A7" w14:textId="45950967" w:rsidR="004078B7" w:rsidRDefault="000A7D29">
      <w:pPr>
        <w:pStyle w:val="Heading2"/>
        <w:numPr>
          <w:ilvl w:val="1"/>
          <w:numId w:val="7"/>
        </w:numPr>
      </w:pPr>
      <w:r>
        <w:t xml:space="preserve">The </w:t>
      </w:r>
      <w:r w:rsidR="00792C88">
        <w:t>Licensee</w:t>
      </w:r>
      <w:r>
        <w:t xml:space="preserve"> warrants that any services provided under or in connection with this Agreement shall be provided at the highest possible standard and quality and in accordance with Practitioner Code of Ethics and Terms and Conditions attached to this Agreement as Schedule C (agreeing that </w:t>
      </w:r>
      <w:r w:rsidR="00792C88">
        <w:t>Licensee</w:t>
      </w:r>
      <w:r>
        <w:t xml:space="preserve"> (and its employees, contractors) must comply with obligations set for MN Practitioner in Practitioner Code of Ethics), MN Training and Certification Program Details attached to this Agreement as Schedule D, and Branding Guidelines to be provided to </w:t>
      </w:r>
      <w:r w:rsidR="00792C88">
        <w:t>Licensee</w:t>
      </w:r>
      <w:r>
        <w:t xml:space="preserve"> as set in Schedule A, all of them can be changed by MNI from time to time. </w:t>
      </w:r>
    </w:p>
    <w:p w14:paraId="63DC771B" w14:textId="77777777" w:rsidR="004078B7" w:rsidRDefault="000A7D29">
      <w:pPr>
        <w:pStyle w:val="Heading2"/>
        <w:numPr>
          <w:ilvl w:val="1"/>
          <w:numId w:val="7"/>
        </w:numPr>
      </w:pPr>
      <w:r>
        <w:t>MNI shall be responsible for:</w:t>
      </w:r>
    </w:p>
    <w:p w14:paraId="1BD227B2" w14:textId="060A72AE" w:rsidR="004078B7" w:rsidRDefault="000A7D29">
      <w:pPr>
        <w:pStyle w:val="Heading3"/>
        <w:numPr>
          <w:ilvl w:val="0"/>
          <w:numId w:val="1"/>
        </w:numPr>
      </w:pPr>
      <w:r>
        <w:t>the development and maintenance of the Multiple Natures website and related technologies.</w:t>
      </w:r>
    </w:p>
    <w:p w14:paraId="684985D1" w14:textId="77777777" w:rsidR="004078B7" w:rsidRDefault="000A7D29">
      <w:pPr>
        <w:pStyle w:val="Heading3"/>
        <w:numPr>
          <w:ilvl w:val="0"/>
          <w:numId w:val="1"/>
        </w:numPr>
      </w:pPr>
      <w:r>
        <w:t>the provision of knowledge and know-how related to the successful use and implementation of the Property and methodology.</w:t>
      </w:r>
    </w:p>
    <w:p w14:paraId="679F9EEE" w14:textId="5653AC13" w:rsidR="004078B7" w:rsidRDefault="000A7D29" w:rsidP="003C4E7F">
      <w:pPr>
        <w:pStyle w:val="Heading3"/>
        <w:numPr>
          <w:ilvl w:val="0"/>
          <w:numId w:val="1"/>
        </w:numPr>
      </w:pPr>
      <w:r>
        <w:t xml:space="preserve">the provision of training </w:t>
      </w:r>
      <w:r w:rsidRPr="003C4E7F">
        <w:t xml:space="preserve">and certification programs for the </w:t>
      </w:r>
      <w:r w:rsidR="00792C88">
        <w:t>Licensee</w:t>
      </w:r>
      <w:r w:rsidRPr="003C4E7F">
        <w:t xml:space="preserve">’s Practitioners and </w:t>
      </w:r>
      <w:r w:rsidR="00E31507" w:rsidRPr="003C4E7F">
        <w:t xml:space="preserve">Trainers </w:t>
      </w:r>
      <w:r w:rsidR="00E31507" w:rsidRPr="00265BEA">
        <w:t>until</w:t>
      </w:r>
      <w:r w:rsidR="003C4E7F" w:rsidRPr="005618BC">
        <w:rPr>
          <w:color w:val="000000"/>
        </w:rPr>
        <w:t xml:space="preserve"> the </w:t>
      </w:r>
      <w:r w:rsidR="00792C88">
        <w:rPr>
          <w:color w:val="000000"/>
        </w:rPr>
        <w:t>Licensee</w:t>
      </w:r>
      <w:r w:rsidR="003C4E7F" w:rsidRPr="005618BC">
        <w:rPr>
          <w:color w:val="000000"/>
        </w:rPr>
        <w:t xml:space="preserve"> has a Practitioner </w:t>
      </w:r>
      <w:r w:rsidR="007E49FF">
        <w:rPr>
          <w:color w:val="000000"/>
        </w:rPr>
        <w:t>T</w:t>
      </w:r>
      <w:r w:rsidR="003C4E7F" w:rsidRPr="005618BC">
        <w:rPr>
          <w:color w:val="000000"/>
        </w:rPr>
        <w:t>rainer in place</w:t>
      </w:r>
      <w:r w:rsidR="003C4E7F" w:rsidRPr="003C4E7F">
        <w:t>.</w:t>
      </w:r>
    </w:p>
    <w:p w14:paraId="71A101E6" w14:textId="6CD0ECEC" w:rsidR="004078B7" w:rsidRDefault="00792C88">
      <w:pPr>
        <w:pStyle w:val="Heading2"/>
        <w:numPr>
          <w:ilvl w:val="1"/>
          <w:numId w:val="7"/>
        </w:numPr>
      </w:pPr>
      <w:r>
        <w:t>Licensee</w:t>
      </w:r>
      <w:r w:rsidR="000A7D29">
        <w:t xml:space="preserve"> shall be responsible for:</w:t>
      </w:r>
    </w:p>
    <w:p w14:paraId="48D2D4E8" w14:textId="5A49B9B7" w:rsidR="004078B7" w:rsidRDefault="000A7D29">
      <w:pPr>
        <w:pStyle w:val="Heading3"/>
        <w:numPr>
          <w:ilvl w:val="0"/>
          <w:numId w:val="2"/>
        </w:numPr>
      </w:pPr>
      <w:r>
        <w:t>Marketing, sale, and distribution of the Licensed Property in the Territory and in accordance with legislation applicable in the Territory.</w:t>
      </w:r>
    </w:p>
    <w:p w14:paraId="21DC0E06" w14:textId="77777777" w:rsidR="004078B7" w:rsidRDefault="004078B7">
      <w:pPr>
        <w:pStyle w:val="ListParagraph"/>
        <w:ind w:left="1346"/>
      </w:pPr>
    </w:p>
    <w:p w14:paraId="1212C1CB" w14:textId="2A8965DD" w:rsidR="004078B7" w:rsidRDefault="000A7D29">
      <w:pPr>
        <w:pStyle w:val="Heading2"/>
        <w:numPr>
          <w:ilvl w:val="1"/>
          <w:numId w:val="7"/>
        </w:numPr>
      </w:pPr>
      <w:r>
        <w:lastRenderedPageBreak/>
        <w:t xml:space="preserve">MNI reserves the right to inspect the quality of </w:t>
      </w:r>
      <w:r w:rsidR="008F6789">
        <w:t xml:space="preserve">marketing </w:t>
      </w:r>
      <w:r>
        <w:t xml:space="preserve">content and materials produced by </w:t>
      </w:r>
      <w:r w:rsidR="009E0169">
        <w:t>Licensee and</w:t>
      </w:r>
      <w:r>
        <w:t xml:space="preserve"> </w:t>
      </w:r>
      <w:r w:rsidR="009E0169">
        <w:t xml:space="preserve">may </w:t>
      </w:r>
      <w:r>
        <w:t xml:space="preserve">request revisions within a reasonable amount of time to ensure the content meets MNIs international standards. </w:t>
      </w:r>
    </w:p>
    <w:p w14:paraId="41D7A27E" w14:textId="7222E931" w:rsidR="000D74DC" w:rsidRDefault="000D74DC">
      <w:pPr>
        <w:pStyle w:val="Heading1"/>
        <w:numPr>
          <w:ilvl w:val="0"/>
          <w:numId w:val="7"/>
        </w:numPr>
      </w:pPr>
      <w:r>
        <w:t>Security</w:t>
      </w:r>
    </w:p>
    <w:p w14:paraId="3A668AB4" w14:textId="77777777" w:rsidR="00762442" w:rsidRDefault="000D74DC" w:rsidP="00DC3E05">
      <w:pPr>
        <w:pStyle w:val="Heading2"/>
        <w:numPr>
          <w:ilvl w:val="1"/>
          <w:numId w:val="7"/>
        </w:numPr>
      </w:pPr>
      <w:r>
        <w:t xml:space="preserve">MNI agrees to undertake at its own expense following the security guidelines </w:t>
      </w:r>
      <w:r w:rsidR="00762442">
        <w:t xml:space="preserve">of COPPA, FERPA, and those </w:t>
      </w:r>
      <w:r>
        <w:t>specified by the New York City School District.</w:t>
      </w:r>
    </w:p>
    <w:p w14:paraId="2FACEF99" w14:textId="3169220E" w:rsidR="000D74DC" w:rsidRPr="000D74DC" w:rsidRDefault="000D74DC" w:rsidP="00DC3E05">
      <w:pPr>
        <w:pStyle w:val="Heading2"/>
        <w:numPr>
          <w:ilvl w:val="1"/>
          <w:numId w:val="7"/>
        </w:numPr>
      </w:pPr>
      <w:r>
        <w:t xml:space="preserve">Sussman agrees to provide at no additional cost </w:t>
      </w:r>
      <w:r w:rsidR="00762442">
        <w:t xml:space="preserve">to MNI </w:t>
      </w:r>
      <w:r>
        <w:t xml:space="preserve">the complete knowledge, guidance, and </w:t>
      </w:r>
      <w:r w:rsidR="00762442">
        <w:t>checking</w:t>
      </w:r>
      <w:r>
        <w:t xml:space="preserve"> of MNIs systems to ensure that MNI </w:t>
      </w:r>
      <w:proofErr w:type="gramStart"/>
      <w:r>
        <w:t>is in compliance with</w:t>
      </w:r>
      <w:proofErr w:type="gramEnd"/>
      <w:r>
        <w:t xml:space="preserve"> the</w:t>
      </w:r>
      <w:r w:rsidR="00762442">
        <w:t xml:space="preserve">se </w:t>
      </w:r>
      <w:r>
        <w:t>security guidelines</w:t>
      </w:r>
      <w:r w:rsidR="00762442">
        <w:t>.</w:t>
      </w:r>
      <w:r w:rsidR="00A9759C">
        <w:t xml:space="preserve"> </w:t>
      </w:r>
      <w:r w:rsidR="008F6789">
        <w:t xml:space="preserve">MNI will then take the appropriate measure, at MNI’s cost, to ensure that the MNI platform(s) are compliant. </w:t>
      </w:r>
    </w:p>
    <w:p w14:paraId="74A13267" w14:textId="2DCD8E44" w:rsidR="004078B7" w:rsidRDefault="000A7D29">
      <w:pPr>
        <w:pStyle w:val="Heading1"/>
        <w:numPr>
          <w:ilvl w:val="0"/>
          <w:numId w:val="7"/>
        </w:numPr>
      </w:pPr>
      <w:r>
        <w:t>Indemnity</w:t>
      </w:r>
    </w:p>
    <w:p w14:paraId="362DCD26" w14:textId="298DAE8A" w:rsidR="000D74DC" w:rsidRDefault="000D74DC" w:rsidP="000D74DC">
      <w:pPr>
        <w:pStyle w:val="Heading2"/>
        <w:numPr>
          <w:ilvl w:val="1"/>
          <w:numId w:val="7"/>
        </w:numPr>
      </w:pPr>
      <w:r>
        <w:t>MNI indemnifies Licensee from any breach of security that may occur due to the fault of MNI.</w:t>
      </w:r>
    </w:p>
    <w:p w14:paraId="16BBC7F4" w14:textId="2D5D330E" w:rsidR="000357F1" w:rsidRPr="000357F1" w:rsidRDefault="00A9759C" w:rsidP="000357F1">
      <w:pPr>
        <w:pStyle w:val="Heading2"/>
        <w:numPr>
          <w:ilvl w:val="1"/>
          <w:numId w:val="7"/>
        </w:numPr>
      </w:pPr>
      <w:ins w:id="21" w:author="Steve Sussman" w:date="2023-07-14T17:43:00Z">
        <w:r>
          <w:t xml:space="preserve"> </w:t>
        </w:r>
      </w:ins>
      <w:r w:rsidR="000357F1">
        <w:t>MNI warrants that it owns or is entitled to use all intellectual property which subsists in the Property and that the proper use of the Property by Licensee under the terms of this Agreement will not result in a breach of any rights of any third party.</w:t>
      </w:r>
    </w:p>
    <w:p w14:paraId="3766733B" w14:textId="77777777" w:rsidR="000357F1" w:rsidRPr="000357F1" w:rsidRDefault="000357F1" w:rsidP="000357F1"/>
    <w:p w14:paraId="1D90A53C" w14:textId="77777777" w:rsidR="004078B7" w:rsidRDefault="000A7D29">
      <w:pPr>
        <w:pStyle w:val="Heading1"/>
        <w:numPr>
          <w:ilvl w:val="0"/>
          <w:numId w:val="7"/>
        </w:numPr>
      </w:pPr>
      <w:r>
        <w:t>Distribution</w:t>
      </w:r>
    </w:p>
    <w:p w14:paraId="511FBCF2" w14:textId="15F5FF0D" w:rsidR="004078B7" w:rsidRDefault="000A7D29">
      <w:pPr>
        <w:pStyle w:val="Heading2"/>
        <w:numPr>
          <w:ilvl w:val="1"/>
          <w:numId w:val="7"/>
        </w:numPr>
      </w:pPr>
      <w:r>
        <w:t xml:space="preserve">The </w:t>
      </w:r>
      <w:r w:rsidR="00792C88">
        <w:t>Licensee</w:t>
      </w:r>
      <w:r>
        <w:t xml:space="preserve"> agrees that it will and use its best </w:t>
      </w:r>
      <w:r w:rsidR="00A9759C">
        <w:t xml:space="preserve">commercially reasonable </w:t>
      </w:r>
      <w:r>
        <w:t>endeavors to actively promote and develop markets for the Property in the Territory.</w:t>
      </w:r>
    </w:p>
    <w:p w14:paraId="49A07B10" w14:textId="1FE4AD0B" w:rsidR="004078B7" w:rsidRDefault="00792C88">
      <w:pPr>
        <w:pStyle w:val="Heading2"/>
        <w:numPr>
          <w:ilvl w:val="1"/>
          <w:numId w:val="7"/>
        </w:numPr>
      </w:pPr>
      <w:r>
        <w:t>Licensee</w:t>
      </w:r>
      <w:r w:rsidR="000A7D29">
        <w:t xml:space="preserve"> agrees to ensure that it will comply with all branding and style rules set out by MNI’s Branding Guidelines, that are to be delivered to </w:t>
      </w:r>
      <w:r>
        <w:t>Licensee</w:t>
      </w:r>
      <w:r w:rsidR="000A7D29">
        <w:t xml:space="preserve"> as set in Schedule A, with respect to usage of MNI logo, fonts, colors, visual style, imagery, language style, business and marketing style, etc. </w:t>
      </w:r>
    </w:p>
    <w:p w14:paraId="40639F27" w14:textId="33693947" w:rsidR="004078B7" w:rsidRDefault="000A7D29" w:rsidP="00792C88">
      <w:pPr>
        <w:pStyle w:val="Heading2"/>
        <w:numPr>
          <w:ilvl w:val="1"/>
          <w:numId w:val="7"/>
        </w:numPr>
      </w:pPr>
      <w:r>
        <w:t xml:space="preserve">In the event </w:t>
      </w:r>
      <w:r w:rsidR="00792C88">
        <w:t>Licensee</w:t>
      </w:r>
      <w:r>
        <w:t xml:space="preserve"> violates MNI’s Branding Guidelines, MNI will communicate in writing to </w:t>
      </w:r>
      <w:r w:rsidR="00792C88">
        <w:t>Licensee</w:t>
      </w:r>
      <w:r>
        <w:t xml:space="preserve"> what specifically has been done improperly. The </w:t>
      </w:r>
      <w:r w:rsidR="00792C88">
        <w:t>Licensee</w:t>
      </w:r>
      <w:r>
        <w:t xml:space="preserve"> agrees immediately, not later than within </w:t>
      </w:r>
      <w:r w:rsidR="00762442">
        <w:t>30</w:t>
      </w:r>
      <w:r>
        <w:t xml:space="preserve"> days of receipt of MNI’s notification, to rectify the violation, which shall include making immediate changes, deactivating web pages, removing and replacing images, and changing language and content and to submit to MNI documents, proving rectification of such violation. </w:t>
      </w:r>
      <w:ins w:id="22" w:author="Steve Sussman" w:date="2023-07-14T17:45:00Z">
        <w:r w:rsidR="00A9759C">
          <w:t xml:space="preserve"> </w:t>
        </w:r>
      </w:ins>
    </w:p>
    <w:p w14:paraId="13E961F1" w14:textId="646DB1D6" w:rsidR="004078B7" w:rsidRDefault="000A7D29" w:rsidP="000357F1">
      <w:pPr>
        <w:pStyle w:val="Heading1"/>
        <w:numPr>
          <w:ilvl w:val="0"/>
          <w:numId w:val="7"/>
        </w:numPr>
      </w:pPr>
      <w:r>
        <w:t>Termination &amp; Expiration</w:t>
      </w:r>
    </w:p>
    <w:p w14:paraId="7D791157" w14:textId="44578A1F" w:rsidR="004078B7" w:rsidRDefault="000A7D29" w:rsidP="002026CD">
      <w:pPr>
        <w:pStyle w:val="Heading2"/>
        <w:numPr>
          <w:ilvl w:val="1"/>
          <w:numId w:val="7"/>
        </w:numPr>
        <w:ind w:left="1134" w:hanging="774"/>
      </w:pPr>
      <w:r>
        <w:t xml:space="preserve">In case </w:t>
      </w:r>
      <w:r w:rsidR="00A9759C">
        <w:t xml:space="preserve">either party materially </w:t>
      </w:r>
      <w:r>
        <w:t xml:space="preserve">breaches any regulations of this Agreement, </w:t>
      </w:r>
      <w:r w:rsidR="00A9759C">
        <w:t xml:space="preserve">the non-breaching party has the right to notify breaching party of such breach. If not cured within 30 days, non-breaching party has the right to terminate contract at the end of those 30 days. </w:t>
      </w:r>
      <w:ins w:id="23" w:author="Steve Sussman" w:date="2023-07-14T17:47:00Z">
        <w:r w:rsidR="00A9759C">
          <w:t xml:space="preserve"> </w:t>
        </w:r>
      </w:ins>
    </w:p>
    <w:p w14:paraId="10E87FB4" w14:textId="34B2F10D" w:rsidR="002363F0" w:rsidRDefault="002363F0" w:rsidP="002026CD">
      <w:pPr>
        <w:pStyle w:val="Heading2"/>
        <w:numPr>
          <w:ilvl w:val="1"/>
          <w:numId w:val="7"/>
        </w:numPr>
        <w:ind w:left="1134" w:hanging="774"/>
        <w:rPr>
          <w:ins w:id="24" w:author="Steven Rudolph" w:date="2023-08-16T11:25:00Z"/>
        </w:rPr>
      </w:pPr>
      <w:ins w:id="25" w:author="Steven Rudolph" w:date="2023-08-16T11:25:00Z">
        <w:r>
          <w:lastRenderedPageBreak/>
          <w:t xml:space="preserve">If </w:t>
        </w:r>
      </w:ins>
      <w:ins w:id="26" w:author="Steven Rudolph" w:date="2023-08-16T11:26:00Z">
        <w:r w:rsidR="00E42232">
          <w:t xml:space="preserve">Licensee </w:t>
        </w:r>
      </w:ins>
      <w:ins w:id="27" w:author="Steven Rudolph" w:date="2023-08-16T11:25:00Z">
        <w:r>
          <w:t xml:space="preserve">does not receive a license to sell software by the New York City Board of Education within </w:t>
        </w:r>
      </w:ins>
      <w:ins w:id="28" w:author="Steven Rudolph" w:date="2023-08-16T11:26:00Z">
        <w:r>
          <w:t>6 months of signing this agreement,</w:t>
        </w:r>
        <w:r w:rsidR="00E42232">
          <w:t xml:space="preserve"> MNI reserves the right to terminate the </w:t>
        </w:r>
      </w:ins>
      <w:ins w:id="29" w:author="Steven Rudolph" w:date="2023-08-16T12:06:00Z">
        <w:r w:rsidR="0016452A">
          <w:t>A</w:t>
        </w:r>
      </w:ins>
      <w:ins w:id="30" w:author="Steven Rudolph" w:date="2023-08-16T11:26:00Z">
        <w:r w:rsidR="00E42232">
          <w:t>greement.</w:t>
        </w:r>
      </w:ins>
    </w:p>
    <w:p w14:paraId="410C7CEE" w14:textId="17B3976B" w:rsidR="0016452A" w:rsidRDefault="0016452A" w:rsidP="002026CD">
      <w:pPr>
        <w:pStyle w:val="Heading2"/>
        <w:numPr>
          <w:ilvl w:val="1"/>
          <w:numId w:val="7"/>
        </w:numPr>
        <w:ind w:left="1134" w:hanging="774"/>
        <w:rPr>
          <w:ins w:id="31" w:author="Steven Rudolph" w:date="2023-08-16T12:05:00Z"/>
        </w:rPr>
      </w:pPr>
      <w:ins w:id="32" w:author="Steven Rudolph" w:date="2023-08-16T12:05:00Z">
        <w:r>
          <w:t>If Licensee does not achieve the Sales Targets mentioned in Point 2.24, MNI reserves the right to terminate the</w:t>
        </w:r>
      </w:ins>
      <w:ins w:id="33" w:author="Steven Rudolph" w:date="2023-08-16T12:06:00Z">
        <w:r>
          <w:t xml:space="preserve"> Agreement.</w:t>
        </w:r>
      </w:ins>
    </w:p>
    <w:p w14:paraId="289B310A" w14:textId="7E168580" w:rsidR="004078B7" w:rsidRDefault="000A7D29" w:rsidP="002026CD">
      <w:pPr>
        <w:pStyle w:val="Heading2"/>
        <w:numPr>
          <w:ilvl w:val="1"/>
          <w:numId w:val="7"/>
        </w:numPr>
        <w:ind w:left="1134" w:hanging="774"/>
      </w:pPr>
      <w:r>
        <w:t xml:space="preserve">After the expiration or termination of this Agreement for whatever reason, the </w:t>
      </w:r>
      <w:r w:rsidR="00792C88">
        <w:t>Licensee</w:t>
      </w:r>
      <w:r>
        <w:t xml:space="preserve"> shall:</w:t>
      </w:r>
    </w:p>
    <w:p w14:paraId="64B51EFA" w14:textId="77777777" w:rsidR="004078B7" w:rsidRDefault="000A7D29" w:rsidP="002026CD">
      <w:pPr>
        <w:pStyle w:val="Heading3"/>
        <w:numPr>
          <w:ilvl w:val="0"/>
          <w:numId w:val="5"/>
        </w:numPr>
        <w:ind w:left="1701"/>
      </w:pPr>
      <w:r>
        <w:t>have no further right to use, provide, distribute, advertise, exploit or otherwise deal with any Licensed Property.</w:t>
      </w:r>
    </w:p>
    <w:p w14:paraId="5CBFF947" w14:textId="77777777" w:rsidR="002026CD" w:rsidRDefault="000A7D29" w:rsidP="002026CD">
      <w:pPr>
        <w:pStyle w:val="Heading3"/>
        <w:numPr>
          <w:ilvl w:val="0"/>
          <w:numId w:val="5"/>
        </w:numPr>
        <w:ind w:left="1701"/>
      </w:pPr>
      <w:r>
        <w:t xml:space="preserve">refrain from any further use of the Licensed Property, direct or indirect, or any reproduction of Licensed Property or advertising, promoting or publishing any services that were offered by the </w:t>
      </w:r>
      <w:r w:rsidR="00792C88">
        <w:t>Licensee</w:t>
      </w:r>
      <w:r>
        <w:t xml:space="preserve"> during the term of this Agreement.</w:t>
      </w:r>
    </w:p>
    <w:p w14:paraId="5100FD1D" w14:textId="0CDB8668" w:rsidR="004078B7" w:rsidRDefault="000A7D29" w:rsidP="002026CD">
      <w:pPr>
        <w:pStyle w:val="Heading3"/>
        <w:numPr>
          <w:ilvl w:val="1"/>
          <w:numId w:val="5"/>
        </w:numPr>
        <w:ind w:left="1134" w:hanging="774"/>
      </w:pPr>
      <w:r>
        <w:t xml:space="preserve">In case this Agreement ends and/or is terminated before the Term for whatever reason, no sums paid to MNI by </w:t>
      </w:r>
      <w:r w:rsidR="00792C88">
        <w:t>Licensee</w:t>
      </w:r>
      <w:r>
        <w:t xml:space="preserve"> under this Agreement are to be refunded, i.e., the </w:t>
      </w:r>
      <w:r w:rsidR="00792C88">
        <w:t>Licensee</w:t>
      </w:r>
      <w:r>
        <w:t xml:space="preserve"> has no right to demand from MNI to return any payments paid to MNI.</w:t>
      </w:r>
      <w:r w:rsidR="000357F1">
        <w:t xml:space="preserve"> </w:t>
      </w:r>
    </w:p>
    <w:p w14:paraId="2DFB1AED" w14:textId="77777777" w:rsidR="004078B7" w:rsidRDefault="004078B7">
      <w:pPr>
        <w:ind w:left="360"/>
        <w:jc w:val="both"/>
      </w:pPr>
    </w:p>
    <w:p w14:paraId="0A2C6FE9" w14:textId="665B66DC" w:rsidR="004078B7" w:rsidRPr="002026CD" w:rsidRDefault="000A7D29" w:rsidP="002026CD">
      <w:pPr>
        <w:pStyle w:val="ListParagraph"/>
        <w:numPr>
          <w:ilvl w:val="0"/>
          <w:numId w:val="7"/>
        </w:numPr>
        <w:rPr>
          <w:rFonts w:ascii="Arial" w:hAnsi="Arial"/>
          <w:b/>
          <w:sz w:val="28"/>
          <w:szCs w:val="28"/>
        </w:rPr>
      </w:pPr>
      <w:r w:rsidRPr="002026CD">
        <w:rPr>
          <w:rFonts w:ascii="Arial" w:hAnsi="Arial"/>
          <w:b/>
          <w:sz w:val="28"/>
          <w:szCs w:val="28"/>
        </w:rPr>
        <w:t>General</w:t>
      </w:r>
    </w:p>
    <w:p w14:paraId="65CDE342" w14:textId="77777777" w:rsidR="004078B7" w:rsidRDefault="000A7D29" w:rsidP="002026CD">
      <w:pPr>
        <w:pStyle w:val="Heading2"/>
        <w:numPr>
          <w:ilvl w:val="1"/>
          <w:numId w:val="7"/>
        </w:numPr>
        <w:ind w:left="1276" w:hanging="916"/>
      </w:pPr>
      <w:r>
        <w:t>(</w:t>
      </w:r>
      <w:r>
        <w:rPr>
          <w:i/>
        </w:rPr>
        <w:t>Governing Law</w:t>
      </w:r>
      <w:r>
        <w:t>) This agreement will be governed and interpreted by the laws of New Jersey. Any disputes, disagreements or claims arising out of or in connection with this Agreement, or any breach, termination or nullity of this Agreement, or any non-contractual obligations arising out of or in connection with this Agreement, shall be definitively settled in accordance with the procedural law the State of New Jersey.</w:t>
      </w:r>
    </w:p>
    <w:p w14:paraId="26943BDC" w14:textId="77777777" w:rsidR="004078B7" w:rsidRDefault="000A7D29" w:rsidP="002026CD">
      <w:pPr>
        <w:pStyle w:val="Heading2"/>
        <w:numPr>
          <w:ilvl w:val="1"/>
          <w:numId w:val="7"/>
        </w:numPr>
        <w:ind w:left="1276" w:hanging="916"/>
      </w:pPr>
      <w:r>
        <w:t>(</w:t>
      </w:r>
      <w:r>
        <w:rPr>
          <w:i/>
        </w:rPr>
        <w:t>Severability</w:t>
      </w:r>
      <w:r>
        <w:t>) If any provision of this agreement is prohibited by law or judged by a court to be unlawful, void or unenforceable, the provision will, to the extent required, be severed from this agreement and rendered ineffective as far as possible without modifying the remaining provisions of this agreement and will not in any way affect any other circumstances of or the validity or enforcement of this agreement.</w:t>
      </w:r>
    </w:p>
    <w:p w14:paraId="1FC93B71" w14:textId="77777777" w:rsidR="004078B7" w:rsidRDefault="000A7D29" w:rsidP="002026CD">
      <w:pPr>
        <w:pStyle w:val="Heading2"/>
        <w:numPr>
          <w:ilvl w:val="1"/>
          <w:numId w:val="7"/>
        </w:numPr>
        <w:ind w:left="1276" w:hanging="916"/>
      </w:pPr>
      <w:r>
        <w:rPr>
          <w:i/>
        </w:rPr>
        <w:t>(Entire Agreement</w:t>
      </w:r>
      <w:r>
        <w:t>) This agreement contains the whole agreement between the Parties in respect of the subject matter of the agreement. The Parties confirm that they have not entered into this agreement based on any representation that is not expressly incorporated into this agreement.</w:t>
      </w:r>
    </w:p>
    <w:p w14:paraId="05FA33B3" w14:textId="77777777" w:rsidR="004078B7" w:rsidRDefault="000A7D29" w:rsidP="002026CD">
      <w:pPr>
        <w:pStyle w:val="Heading2"/>
        <w:numPr>
          <w:ilvl w:val="1"/>
          <w:numId w:val="7"/>
        </w:numPr>
        <w:ind w:left="1276" w:hanging="916"/>
      </w:pPr>
      <w:r>
        <w:t>(</w:t>
      </w:r>
      <w:r>
        <w:rPr>
          <w:i/>
        </w:rPr>
        <w:t>Force Majeure</w:t>
      </w:r>
      <w:r>
        <w:t>) Neither Party has any liability under or may be deemed to be in breach of this agreement for any delays or failures in performance of this agreement which result from circumstances beyond the reasonable control of that Party. If such circumstances continue for a continuous period of more than 6 months, either Party may terminate this agreement by written notice to the other Party.</w:t>
      </w:r>
    </w:p>
    <w:p w14:paraId="6A9DFEBD" w14:textId="77777777" w:rsidR="004078B7" w:rsidRDefault="000A7D29" w:rsidP="002026CD">
      <w:pPr>
        <w:pStyle w:val="Heading2"/>
        <w:numPr>
          <w:ilvl w:val="1"/>
          <w:numId w:val="7"/>
        </w:numPr>
        <w:ind w:left="1276" w:hanging="916"/>
      </w:pPr>
      <w:r>
        <w:lastRenderedPageBreak/>
        <w:t>(</w:t>
      </w:r>
      <w:r>
        <w:rPr>
          <w:i/>
        </w:rPr>
        <w:t>Amendment</w:t>
      </w:r>
      <w:r>
        <w:t>) This agreement may only be amended in writing signed by the duly authorized representatives of the Parties.</w:t>
      </w:r>
    </w:p>
    <w:p w14:paraId="4A429903" w14:textId="4FFF23B0" w:rsidR="004078B7" w:rsidRDefault="000A7D29" w:rsidP="002026CD">
      <w:pPr>
        <w:pStyle w:val="Heading2"/>
        <w:numPr>
          <w:ilvl w:val="1"/>
          <w:numId w:val="7"/>
        </w:numPr>
        <w:ind w:left="1276" w:hanging="916"/>
      </w:pPr>
      <w:r>
        <w:t>(</w:t>
      </w:r>
      <w:r>
        <w:rPr>
          <w:i/>
        </w:rPr>
        <w:t>Records</w:t>
      </w:r>
      <w:r>
        <w:t xml:space="preserve">) The </w:t>
      </w:r>
      <w:r w:rsidR="00792C88">
        <w:t>Licensee</w:t>
      </w:r>
      <w:r>
        <w:t xml:space="preserve"> agrees to keep and retain for the Term and for 3 years following the termination or expiration hereof, accurate books of account and records of all transactions relating to the subject matter and terms of this Agreement. The </w:t>
      </w:r>
      <w:r w:rsidR="00792C88">
        <w:t>Licensee</w:t>
      </w:r>
      <w:r>
        <w:t xml:space="preserve"> further agrees that it shall provide to MNI, on request, such records as MNI reasonably requires. </w:t>
      </w:r>
    </w:p>
    <w:p w14:paraId="77F4E7B2" w14:textId="09B30C6D" w:rsidR="004078B7" w:rsidRDefault="000A7D29" w:rsidP="002026CD">
      <w:pPr>
        <w:pStyle w:val="Heading2"/>
        <w:numPr>
          <w:ilvl w:val="1"/>
          <w:numId w:val="7"/>
        </w:numPr>
        <w:ind w:left="1276" w:hanging="916"/>
      </w:pPr>
      <w:r>
        <w:t>(</w:t>
      </w:r>
      <w:r>
        <w:rPr>
          <w:i/>
        </w:rPr>
        <w:t>Assignment</w:t>
      </w:r>
      <w:r>
        <w:t xml:space="preserve">) This Agreement shall be personal to the </w:t>
      </w:r>
      <w:r w:rsidR="00792C88">
        <w:t>Licensee</w:t>
      </w:r>
      <w:r>
        <w:t xml:space="preserve"> and the </w:t>
      </w:r>
      <w:r w:rsidR="00792C88">
        <w:t>Licensee</w:t>
      </w:r>
      <w:r>
        <w:t xml:space="preserve"> shall not assign or grant any sub-license, mortgage or lease or otherwise deal with or transfer any of its right, title, or interest hereunder without the prior written consent of MNI.</w:t>
      </w:r>
    </w:p>
    <w:p w14:paraId="09698F2E" w14:textId="77777777" w:rsidR="004078B7" w:rsidRDefault="000A7D29" w:rsidP="002026CD">
      <w:pPr>
        <w:pStyle w:val="Heading2"/>
        <w:numPr>
          <w:ilvl w:val="1"/>
          <w:numId w:val="7"/>
        </w:numPr>
        <w:ind w:left="1276" w:hanging="916"/>
      </w:pPr>
      <w:r>
        <w:t>(</w:t>
      </w:r>
      <w:r>
        <w:rPr>
          <w:i/>
        </w:rPr>
        <w:t>Annexes</w:t>
      </w:r>
      <w:r>
        <w:t>) The following Annexes to this Agreement are concluded on the Execution date:</w:t>
      </w:r>
    </w:p>
    <w:p w14:paraId="5B9894BB" w14:textId="77777777" w:rsidR="004078B7" w:rsidRDefault="004078B7">
      <w:pPr>
        <w:pBdr>
          <w:top w:val="nil"/>
          <w:left w:val="nil"/>
          <w:bottom w:val="single" w:sz="4" w:space="1" w:color="000000"/>
          <w:right w:val="nil"/>
          <w:between w:val="nil"/>
        </w:pBdr>
        <w:rPr>
          <w:b/>
          <w:color w:val="000000"/>
          <w:sz w:val="32"/>
          <w:szCs w:val="32"/>
        </w:rPr>
      </w:pPr>
    </w:p>
    <w:p w14:paraId="078EB54F" w14:textId="77777777" w:rsidR="004078B7" w:rsidRDefault="000A7D29">
      <w:pPr>
        <w:pBdr>
          <w:top w:val="nil"/>
          <w:left w:val="nil"/>
          <w:bottom w:val="single" w:sz="4" w:space="1" w:color="000000"/>
          <w:right w:val="nil"/>
          <w:between w:val="nil"/>
        </w:pBdr>
        <w:rPr>
          <w:b/>
          <w:color w:val="000000"/>
          <w:sz w:val="32"/>
          <w:szCs w:val="32"/>
        </w:rPr>
      </w:pPr>
      <w:r>
        <w:rPr>
          <w:b/>
          <w:color w:val="000000"/>
          <w:sz w:val="32"/>
          <w:szCs w:val="32"/>
        </w:rPr>
        <w:t>EXECUTED BY THE PARTIES:</w:t>
      </w:r>
    </w:p>
    <w:p w14:paraId="08CE5658" w14:textId="77777777" w:rsidR="004078B7" w:rsidRDefault="004078B7"/>
    <w:p w14:paraId="6ED31BBF" w14:textId="77777777" w:rsidR="004078B7" w:rsidRDefault="000A7D29">
      <w:pPr>
        <w:spacing w:after="240"/>
      </w:pPr>
      <w:r>
        <w:t xml:space="preserve">SIGNED by </w:t>
      </w:r>
      <w:r>
        <w:rPr>
          <w:highlight w:val="lightGray"/>
        </w:rPr>
        <w:t>_________</w:t>
      </w:r>
      <w:r>
        <w:t xml:space="preserve"> on behalf of </w:t>
      </w:r>
      <w:r>
        <w:rPr>
          <w:highlight w:val="lightGray"/>
        </w:rPr>
        <w:t>_________</w:t>
      </w:r>
    </w:p>
    <w:p w14:paraId="33DC6DEA" w14:textId="77777777" w:rsidR="004078B7" w:rsidRDefault="000A7D29">
      <w:pPr>
        <w:pBdr>
          <w:top w:val="nil"/>
          <w:left w:val="nil"/>
          <w:bottom w:val="nil"/>
          <w:right w:val="nil"/>
          <w:between w:val="nil"/>
        </w:pBdr>
        <w:tabs>
          <w:tab w:val="left" w:pos="3119"/>
        </w:tabs>
        <w:rPr>
          <w:color w:val="000000"/>
        </w:rPr>
      </w:pPr>
      <w:r>
        <w:rPr>
          <w:color w:val="000000"/>
        </w:rPr>
        <w:tab/>
      </w:r>
    </w:p>
    <w:p w14:paraId="2A7189D8" w14:textId="77777777" w:rsidR="004078B7" w:rsidRDefault="000A7D29">
      <w:pPr>
        <w:tabs>
          <w:tab w:val="left" w:pos="567"/>
          <w:tab w:val="left" w:pos="5954"/>
          <w:tab w:val="left" w:pos="6804"/>
        </w:tabs>
        <w:spacing w:after="480"/>
      </w:pPr>
      <w:r>
        <w:rPr>
          <w:i/>
        </w:rPr>
        <w:t xml:space="preserve">Signature of </w:t>
      </w:r>
      <w:r>
        <w:rPr>
          <w:i/>
          <w:highlight w:val="lightGray"/>
        </w:rPr>
        <w:t>____________</w:t>
      </w:r>
    </w:p>
    <w:p w14:paraId="60C1E328" w14:textId="77777777" w:rsidR="004078B7" w:rsidRDefault="000A7D29">
      <w:pPr>
        <w:pBdr>
          <w:top w:val="nil"/>
          <w:left w:val="nil"/>
          <w:bottom w:val="nil"/>
          <w:right w:val="nil"/>
          <w:between w:val="nil"/>
        </w:pBdr>
        <w:tabs>
          <w:tab w:val="left" w:pos="3119"/>
        </w:tabs>
        <w:rPr>
          <w:color w:val="000000"/>
        </w:rPr>
      </w:pPr>
      <w:r>
        <w:rPr>
          <w:color w:val="000000"/>
        </w:rPr>
        <w:tab/>
      </w:r>
    </w:p>
    <w:p w14:paraId="09345E82" w14:textId="77777777" w:rsidR="004078B7" w:rsidRDefault="000A7D29">
      <w:pPr>
        <w:tabs>
          <w:tab w:val="left" w:pos="426"/>
        </w:tabs>
        <w:rPr>
          <w:i/>
        </w:rPr>
      </w:pPr>
      <w:r>
        <w:rPr>
          <w:i/>
        </w:rPr>
        <w:t>Date</w:t>
      </w:r>
    </w:p>
    <w:p w14:paraId="391A670F" w14:textId="77777777" w:rsidR="004078B7" w:rsidRDefault="004078B7">
      <w:pPr>
        <w:spacing w:after="480"/>
      </w:pPr>
    </w:p>
    <w:p w14:paraId="44F08F61" w14:textId="77777777" w:rsidR="004078B7" w:rsidRDefault="000A7D29">
      <w:pPr>
        <w:spacing w:after="240"/>
      </w:pPr>
      <w:r>
        <w:t>SIGNED by CEO, Steven Rudolph on behalf of Multiple Natures International, LLC.</w:t>
      </w:r>
    </w:p>
    <w:p w14:paraId="5BB9496A" w14:textId="77777777" w:rsidR="004078B7" w:rsidRDefault="000A7D29">
      <w:pPr>
        <w:pBdr>
          <w:top w:val="nil"/>
          <w:left w:val="nil"/>
          <w:bottom w:val="nil"/>
          <w:right w:val="nil"/>
          <w:between w:val="nil"/>
        </w:pBdr>
        <w:tabs>
          <w:tab w:val="left" w:pos="3119"/>
          <w:tab w:val="left" w:pos="5670"/>
          <w:tab w:val="left" w:pos="8931"/>
          <w:tab w:val="left" w:pos="9639"/>
        </w:tabs>
        <w:rPr>
          <w:color w:val="000000"/>
        </w:rPr>
      </w:pPr>
      <w:r>
        <w:rPr>
          <w:color w:val="000000"/>
        </w:rPr>
        <w:tab/>
      </w:r>
      <w:r>
        <w:rPr>
          <w:color w:val="000000"/>
        </w:rPr>
        <w:tab/>
      </w:r>
    </w:p>
    <w:p w14:paraId="6E4244CB" w14:textId="77777777" w:rsidR="004078B7" w:rsidRDefault="000A7D29">
      <w:pPr>
        <w:pBdr>
          <w:top w:val="nil"/>
          <w:left w:val="nil"/>
          <w:bottom w:val="nil"/>
          <w:right w:val="nil"/>
          <w:between w:val="nil"/>
        </w:pBdr>
        <w:tabs>
          <w:tab w:val="left" w:pos="3119"/>
          <w:tab w:val="left" w:pos="5670"/>
          <w:tab w:val="left" w:pos="8931"/>
          <w:tab w:val="left" w:pos="9639"/>
        </w:tabs>
        <w:rPr>
          <w:color w:val="000000"/>
        </w:rPr>
      </w:pPr>
      <w:r>
        <w:rPr>
          <w:i/>
          <w:color w:val="000000"/>
        </w:rPr>
        <w:t>Signature of Steven Rudolph</w:t>
      </w:r>
    </w:p>
    <w:p w14:paraId="7F55FF0D" w14:textId="77777777" w:rsidR="004078B7" w:rsidRDefault="004078B7">
      <w:pPr>
        <w:pBdr>
          <w:top w:val="nil"/>
          <w:left w:val="nil"/>
          <w:bottom w:val="nil"/>
          <w:right w:val="nil"/>
          <w:between w:val="nil"/>
        </w:pBdr>
        <w:tabs>
          <w:tab w:val="left" w:pos="3119"/>
        </w:tabs>
        <w:rPr>
          <w:color w:val="000000"/>
        </w:rPr>
      </w:pPr>
    </w:p>
    <w:p w14:paraId="212697BA" w14:textId="77777777" w:rsidR="004078B7" w:rsidRDefault="000A7D29">
      <w:pPr>
        <w:pBdr>
          <w:top w:val="nil"/>
          <w:left w:val="nil"/>
          <w:bottom w:val="nil"/>
          <w:right w:val="nil"/>
          <w:between w:val="nil"/>
        </w:pBdr>
        <w:tabs>
          <w:tab w:val="left" w:pos="3119"/>
        </w:tabs>
        <w:rPr>
          <w:color w:val="000000"/>
        </w:rPr>
      </w:pPr>
      <w:r>
        <w:rPr>
          <w:color w:val="000000"/>
        </w:rPr>
        <w:tab/>
      </w:r>
    </w:p>
    <w:p w14:paraId="609773BD" w14:textId="77777777" w:rsidR="004078B7" w:rsidRDefault="000A7D29">
      <w:pPr>
        <w:tabs>
          <w:tab w:val="left" w:pos="426"/>
        </w:tabs>
        <w:rPr>
          <w:i/>
        </w:rPr>
      </w:pPr>
      <w:r>
        <w:rPr>
          <w:i/>
        </w:rPr>
        <w:t>Date</w:t>
      </w:r>
    </w:p>
    <w:p w14:paraId="2D400A34" w14:textId="77777777" w:rsidR="004078B7" w:rsidRDefault="004078B7">
      <w:pPr>
        <w:tabs>
          <w:tab w:val="left" w:pos="426"/>
        </w:tabs>
        <w:rPr>
          <w:i/>
        </w:rPr>
      </w:pPr>
    </w:p>
    <w:sectPr w:rsidR="004078B7">
      <w:type w:val="continuous"/>
      <w:pgSz w:w="11906" w:h="16838"/>
      <w:pgMar w:top="1440" w:right="1440" w:bottom="1440" w:left="1440" w:header="706"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07C67B" w14:textId="77777777" w:rsidR="008D4E0F" w:rsidRDefault="008D4E0F">
      <w:r>
        <w:separator/>
      </w:r>
    </w:p>
  </w:endnote>
  <w:endnote w:type="continuationSeparator" w:id="0">
    <w:p w14:paraId="1FD9EF55" w14:textId="77777777" w:rsidR="008D4E0F" w:rsidRDefault="008D4E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oolBoran">
    <w:panose1 w:val="020B0100010101010101"/>
    <w:charset w:val="00"/>
    <w:family w:val="swiss"/>
    <w:pitch w:val="variable"/>
    <w:sig w:usb0="80000003" w:usb1="00000000" w:usb2="00010000" w:usb3="00000000" w:csb0="00000001" w:csb1="00000000"/>
  </w:font>
  <w:font w:name="DaunPenh">
    <w:panose1 w:val="01010101010101010101"/>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50E2C" w14:textId="77777777" w:rsidR="004A3CFA" w:rsidRDefault="004A3CFA">
    <w:pPr>
      <w:pBdr>
        <w:top w:val="nil"/>
        <w:left w:val="nil"/>
        <w:bottom w:val="nil"/>
        <w:right w:val="nil"/>
        <w:between w:val="nil"/>
      </w:pBdr>
      <w:tabs>
        <w:tab w:val="center" w:pos="4536"/>
        <w:tab w:val="right" w:pos="9072"/>
      </w:tabs>
      <w:jc w:val="center"/>
      <w:rPr>
        <w:color w:val="000000"/>
      </w:rPr>
    </w:pPr>
    <w:r>
      <w:rPr>
        <w:color w:val="000000"/>
      </w:rPr>
      <w:t xml:space="preserve">Page </w:t>
    </w:r>
    <w:r>
      <w:rPr>
        <w:color w:val="000000"/>
      </w:rPr>
      <w:fldChar w:fldCharType="begin"/>
    </w:r>
    <w:r>
      <w:rPr>
        <w:color w:val="000000"/>
      </w:rPr>
      <w:instrText>PAGE</w:instrText>
    </w:r>
    <w:r>
      <w:rPr>
        <w:color w:val="000000"/>
      </w:rPr>
      <w:fldChar w:fldCharType="separate"/>
    </w:r>
    <w:r>
      <w:rPr>
        <w:noProof/>
        <w:color w:val="000000"/>
      </w:rPr>
      <w:t>15</w:t>
    </w:r>
    <w:r>
      <w:rPr>
        <w:color w:val="000000"/>
      </w:rPr>
      <w:fldChar w:fldCharType="end"/>
    </w:r>
    <w:r>
      <w:rPr>
        <w:color w:val="000000"/>
      </w:rPr>
      <w:t xml:space="preserve"> of </w:t>
    </w:r>
    <w:r>
      <w:rPr>
        <w:color w:val="000000"/>
      </w:rPr>
      <w:fldChar w:fldCharType="begin"/>
    </w:r>
    <w:r>
      <w:rPr>
        <w:color w:val="000000"/>
      </w:rPr>
      <w:instrText>NUMPAGES</w:instrText>
    </w:r>
    <w:r>
      <w:rPr>
        <w:color w:val="000000"/>
      </w:rPr>
      <w:fldChar w:fldCharType="separate"/>
    </w:r>
    <w:r>
      <w:rPr>
        <w:noProof/>
        <w:color w:val="000000"/>
      </w:rPr>
      <w:t>21</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E9437" w14:textId="77777777" w:rsidR="004A3CFA" w:rsidRDefault="004A3CFA">
    <w:pPr>
      <w:pBdr>
        <w:top w:val="nil"/>
        <w:left w:val="nil"/>
        <w:bottom w:val="nil"/>
        <w:right w:val="nil"/>
        <w:between w:val="nil"/>
      </w:pBdr>
      <w:tabs>
        <w:tab w:val="center" w:pos="4536"/>
        <w:tab w:val="right" w:pos="9072"/>
      </w:tabs>
      <w:jc w:val="center"/>
      <w:rPr>
        <w:color w:val="000000"/>
      </w:rPr>
    </w:pPr>
    <w:r>
      <w:rPr>
        <w:color w:val="000000"/>
      </w:rPr>
      <w:fldChar w:fldCharType="begin"/>
    </w:r>
    <w:r>
      <w:rPr>
        <w:color w:val="000000"/>
      </w:rPr>
      <w:instrText>PAGE</w:instrTex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42A9CD" w14:textId="77777777" w:rsidR="008D4E0F" w:rsidRDefault="008D4E0F">
      <w:r>
        <w:separator/>
      </w:r>
    </w:p>
  </w:footnote>
  <w:footnote w:type="continuationSeparator" w:id="0">
    <w:p w14:paraId="0ED3D14C" w14:textId="77777777" w:rsidR="008D4E0F" w:rsidRDefault="008D4E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27B22"/>
    <w:multiLevelType w:val="multilevel"/>
    <w:tmpl w:val="5A003874"/>
    <w:lvl w:ilvl="0">
      <w:start w:val="1"/>
      <w:numFmt w:val="lowerLetter"/>
      <w:lvlText w:val="(%1)"/>
      <w:lvlJc w:val="left"/>
      <w:pPr>
        <w:ind w:left="1346" w:hanging="360"/>
      </w:pPr>
    </w:lvl>
    <w:lvl w:ilvl="1">
      <w:start w:val="1"/>
      <w:numFmt w:val="lowerLetter"/>
      <w:lvlText w:val="%2."/>
      <w:lvlJc w:val="left"/>
      <w:pPr>
        <w:ind w:left="2066" w:hanging="360"/>
      </w:pPr>
    </w:lvl>
    <w:lvl w:ilvl="2">
      <w:start w:val="1"/>
      <w:numFmt w:val="lowerRoman"/>
      <w:lvlText w:val="%3."/>
      <w:lvlJc w:val="right"/>
      <w:pPr>
        <w:ind w:left="2786" w:hanging="180"/>
      </w:pPr>
    </w:lvl>
    <w:lvl w:ilvl="3">
      <w:start w:val="1"/>
      <w:numFmt w:val="decimal"/>
      <w:lvlText w:val="%4."/>
      <w:lvlJc w:val="left"/>
      <w:pPr>
        <w:ind w:left="3506" w:hanging="360"/>
      </w:pPr>
    </w:lvl>
    <w:lvl w:ilvl="4">
      <w:start w:val="1"/>
      <w:numFmt w:val="lowerLetter"/>
      <w:lvlText w:val="%5."/>
      <w:lvlJc w:val="left"/>
      <w:pPr>
        <w:ind w:left="4226" w:hanging="360"/>
      </w:pPr>
    </w:lvl>
    <w:lvl w:ilvl="5">
      <w:start w:val="1"/>
      <w:numFmt w:val="lowerRoman"/>
      <w:lvlText w:val="%6."/>
      <w:lvlJc w:val="right"/>
      <w:pPr>
        <w:ind w:left="4946" w:hanging="180"/>
      </w:pPr>
    </w:lvl>
    <w:lvl w:ilvl="6">
      <w:start w:val="1"/>
      <w:numFmt w:val="decimal"/>
      <w:lvlText w:val="%7."/>
      <w:lvlJc w:val="left"/>
      <w:pPr>
        <w:ind w:left="5666" w:hanging="360"/>
      </w:pPr>
    </w:lvl>
    <w:lvl w:ilvl="7">
      <w:start w:val="1"/>
      <w:numFmt w:val="lowerLetter"/>
      <w:lvlText w:val="%8."/>
      <w:lvlJc w:val="left"/>
      <w:pPr>
        <w:ind w:left="6386" w:hanging="360"/>
      </w:pPr>
    </w:lvl>
    <w:lvl w:ilvl="8">
      <w:start w:val="1"/>
      <w:numFmt w:val="lowerRoman"/>
      <w:lvlText w:val="%9."/>
      <w:lvlJc w:val="right"/>
      <w:pPr>
        <w:ind w:left="7106" w:hanging="180"/>
      </w:pPr>
    </w:lvl>
  </w:abstractNum>
  <w:abstractNum w:abstractNumId="1" w15:restartNumberingAfterBreak="0">
    <w:nsid w:val="01E71999"/>
    <w:multiLevelType w:val="multilevel"/>
    <w:tmpl w:val="66F64C10"/>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15:restartNumberingAfterBreak="0">
    <w:nsid w:val="053610E6"/>
    <w:multiLevelType w:val="multilevel"/>
    <w:tmpl w:val="1848E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DA0E40"/>
    <w:multiLevelType w:val="multilevel"/>
    <w:tmpl w:val="B1F6CF7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D6D44D8"/>
    <w:multiLevelType w:val="hybridMultilevel"/>
    <w:tmpl w:val="6D6C3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CF02C2"/>
    <w:multiLevelType w:val="multilevel"/>
    <w:tmpl w:val="F2E85198"/>
    <w:styleLink w:val="CurrentList3"/>
    <w:lvl w:ilvl="0">
      <w:start w:val="1"/>
      <w:numFmt w:val="decimal"/>
      <w:lvlText w:val="%1."/>
      <w:lvlJc w:val="left"/>
      <w:pPr>
        <w:ind w:left="360" w:hanging="360"/>
      </w:pPr>
      <w:rPr>
        <w:rFonts w:hint="default"/>
      </w:rPr>
    </w:lvl>
    <w:lvl w:ilvl="1">
      <w:start w:val="1"/>
      <w:numFmt w:val="none"/>
      <w:lvlText w:val="10.6"/>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24464F0"/>
    <w:multiLevelType w:val="multilevel"/>
    <w:tmpl w:val="4762CFB4"/>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7" w15:restartNumberingAfterBreak="0">
    <w:nsid w:val="1597693F"/>
    <w:multiLevelType w:val="hybridMultilevel"/>
    <w:tmpl w:val="D6DEB090"/>
    <w:lvl w:ilvl="0" w:tplc="F4EC9292">
      <w:start w:val="1"/>
      <w:numFmt w:val="bullet"/>
      <w:lvlText w:val="•"/>
      <w:lvlJc w:val="left"/>
      <w:pPr>
        <w:tabs>
          <w:tab w:val="num" w:pos="720"/>
        </w:tabs>
        <w:ind w:left="720" w:hanging="360"/>
      </w:pPr>
      <w:rPr>
        <w:rFonts w:ascii="Arial" w:hAnsi="Arial" w:hint="default"/>
      </w:rPr>
    </w:lvl>
    <w:lvl w:ilvl="1" w:tplc="61CA1E0C">
      <w:start w:val="1"/>
      <w:numFmt w:val="bullet"/>
      <w:lvlText w:val="•"/>
      <w:lvlJc w:val="left"/>
      <w:pPr>
        <w:tabs>
          <w:tab w:val="num" w:pos="1440"/>
        </w:tabs>
        <w:ind w:left="1440" w:hanging="360"/>
      </w:pPr>
      <w:rPr>
        <w:rFonts w:ascii="Arial" w:hAnsi="Arial" w:hint="default"/>
      </w:rPr>
    </w:lvl>
    <w:lvl w:ilvl="2" w:tplc="1F742CB0" w:tentative="1">
      <w:start w:val="1"/>
      <w:numFmt w:val="bullet"/>
      <w:lvlText w:val="•"/>
      <w:lvlJc w:val="left"/>
      <w:pPr>
        <w:tabs>
          <w:tab w:val="num" w:pos="2160"/>
        </w:tabs>
        <w:ind w:left="2160" w:hanging="360"/>
      </w:pPr>
      <w:rPr>
        <w:rFonts w:ascii="Arial" w:hAnsi="Arial" w:hint="default"/>
      </w:rPr>
    </w:lvl>
    <w:lvl w:ilvl="3" w:tplc="A530A98A" w:tentative="1">
      <w:start w:val="1"/>
      <w:numFmt w:val="bullet"/>
      <w:lvlText w:val="•"/>
      <w:lvlJc w:val="left"/>
      <w:pPr>
        <w:tabs>
          <w:tab w:val="num" w:pos="2880"/>
        </w:tabs>
        <w:ind w:left="2880" w:hanging="360"/>
      </w:pPr>
      <w:rPr>
        <w:rFonts w:ascii="Arial" w:hAnsi="Arial" w:hint="default"/>
      </w:rPr>
    </w:lvl>
    <w:lvl w:ilvl="4" w:tplc="8C727C64" w:tentative="1">
      <w:start w:val="1"/>
      <w:numFmt w:val="bullet"/>
      <w:lvlText w:val="•"/>
      <w:lvlJc w:val="left"/>
      <w:pPr>
        <w:tabs>
          <w:tab w:val="num" w:pos="3600"/>
        </w:tabs>
        <w:ind w:left="3600" w:hanging="360"/>
      </w:pPr>
      <w:rPr>
        <w:rFonts w:ascii="Arial" w:hAnsi="Arial" w:hint="default"/>
      </w:rPr>
    </w:lvl>
    <w:lvl w:ilvl="5" w:tplc="9BB28C08" w:tentative="1">
      <w:start w:val="1"/>
      <w:numFmt w:val="bullet"/>
      <w:lvlText w:val="•"/>
      <w:lvlJc w:val="left"/>
      <w:pPr>
        <w:tabs>
          <w:tab w:val="num" w:pos="4320"/>
        </w:tabs>
        <w:ind w:left="4320" w:hanging="360"/>
      </w:pPr>
      <w:rPr>
        <w:rFonts w:ascii="Arial" w:hAnsi="Arial" w:hint="default"/>
      </w:rPr>
    </w:lvl>
    <w:lvl w:ilvl="6" w:tplc="76E23C4E" w:tentative="1">
      <w:start w:val="1"/>
      <w:numFmt w:val="bullet"/>
      <w:lvlText w:val="•"/>
      <w:lvlJc w:val="left"/>
      <w:pPr>
        <w:tabs>
          <w:tab w:val="num" w:pos="5040"/>
        </w:tabs>
        <w:ind w:left="5040" w:hanging="360"/>
      </w:pPr>
      <w:rPr>
        <w:rFonts w:ascii="Arial" w:hAnsi="Arial" w:hint="default"/>
      </w:rPr>
    </w:lvl>
    <w:lvl w:ilvl="7" w:tplc="FAAE7ED2" w:tentative="1">
      <w:start w:val="1"/>
      <w:numFmt w:val="bullet"/>
      <w:lvlText w:val="•"/>
      <w:lvlJc w:val="left"/>
      <w:pPr>
        <w:tabs>
          <w:tab w:val="num" w:pos="5760"/>
        </w:tabs>
        <w:ind w:left="5760" w:hanging="360"/>
      </w:pPr>
      <w:rPr>
        <w:rFonts w:ascii="Arial" w:hAnsi="Arial" w:hint="default"/>
      </w:rPr>
    </w:lvl>
    <w:lvl w:ilvl="8" w:tplc="A216926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9B56491"/>
    <w:multiLevelType w:val="multilevel"/>
    <w:tmpl w:val="98126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FC507B"/>
    <w:multiLevelType w:val="multilevel"/>
    <w:tmpl w:val="CCDA5574"/>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6EF4CD4"/>
    <w:multiLevelType w:val="hybridMultilevel"/>
    <w:tmpl w:val="346C645C"/>
    <w:lvl w:ilvl="0" w:tplc="B3569C36">
      <w:start w:val="1"/>
      <w:numFmt w:val="bullet"/>
      <w:lvlText w:val="•"/>
      <w:lvlJc w:val="left"/>
      <w:pPr>
        <w:tabs>
          <w:tab w:val="num" w:pos="720"/>
        </w:tabs>
        <w:ind w:left="720" w:hanging="360"/>
      </w:pPr>
      <w:rPr>
        <w:rFonts w:ascii="Arial" w:hAnsi="Arial" w:hint="default"/>
      </w:rPr>
    </w:lvl>
    <w:lvl w:ilvl="1" w:tplc="30F0DDB8" w:tentative="1">
      <w:start w:val="1"/>
      <w:numFmt w:val="bullet"/>
      <w:lvlText w:val="•"/>
      <w:lvlJc w:val="left"/>
      <w:pPr>
        <w:tabs>
          <w:tab w:val="num" w:pos="1440"/>
        </w:tabs>
        <w:ind w:left="1440" w:hanging="360"/>
      </w:pPr>
      <w:rPr>
        <w:rFonts w:ascii="Arial" w:hAnsi="Arial" w:hint="default"/>
      </w:rPr>
    </w:lvl>
    <w:lvl w:ilvl="2" w:tplc="64AE045C" w:tentative="1">
      <w:start w:val="1"/>
      <w:numFmt w:val="bullet"/>
      <w:lvlText w:val="•"/>
      <w:lvlJc w:val="left"/>
      <w:pPr>
        <w:tabs>
          <w:tab w:val="num" w:pos="2160"/>
        </w:tabs>
        <w:ind w:left="2160" w:hanging="360"/>
      </w:pPr>
      <w:rPr>
        <w:rFonts w:ascii="Arial" w:hAnsi="Arial" w:hint="default"/>
      </w:rPr>
    </w:lvl>
    <w:lvl w:ilvl="3" w:tplc="C096E3BE" w:tentative="1">
      <w:start w:val="1"/>
      <w:numFmt w:val="bullet"/>
      <w:lvlText w:val="•"/>
      <w:lvlJc w:val="left"/>
      <w:pPr>
        <w:tabs>
          <w:tab w:val="num" w:pos="2880"/>
        </w:tabs>
        <w:ind w:left="2880" w:hanging="360"/>
      </w:pPr>
      <w:rPr>
        <w:rFonts w:ascii="Arial" w:hAnsi="Arial" w:hint="default"/>
      </w:rPr>
    </w:lvl>
    <w:lvl w:ilvl="4" w:tplc="6D7229D0" w:tentative="1">
      <w:start w:val="1"/>
      <w:numFmt w:val="bullet"/>
      <w:lvlText w:val="•"/>
      <w:lvlJc w:val="left"/>
      <w:pPr>
        <w:tabs>
          <w:tab w:val="num" w:pos="3600"/>
        </w:tabs>
        <w:ind w:left="3600" w:hanging="360"/>
      </w:pPr>
      <w:rPr>
        <w:rFonts w:ascii="Arial" w:hAnsi="Arial" w:hint="default"/>
      </w:rPr>
    </w:lvl>
    <w:lvl w:ilvl="5" w:tplc="8F00950C" w:tentative="1">
      <w:start w:val="1"/>
      <w:numFmt w:val="bullet"/>
      <w:lvlText w:val="•"/>
      <w:lvlJc w:val="left"/>
      <w:pPr>
        <w:tabs>
          <w:tab w:val="num" w:pos="4320"/>
        </w:tabs>
        <w:ind w:left="4320" w:hanging="360"/>
      </w:pPr>
      <w:rPr>
        <w:rFonts w:ascii="Arial" w:hAnsi="Arial" w:hint="default"/>
      </w:rPr>
    </w:lvl>
    <w:lvl w:ilvl="6" w:tplc="6248DD2C" w:tentative="1">
      <w:start w:val="1"/>
      <w:numFmt w:val="bullet"/>
      <w:lvlText w:val="•"/>
      <w:lvlJc w:val="left"/>
      <w:pPr>
        <w:tabs>
          <w:tab w:val="num" w:pos="5040"/>
        </w:tabs>
        <w:ind w:left="5040" w:hanging="360"/>
      </w:pPr>
      <w:rPr>
        <w:rFonts w:ascii="Arial" w:hAnsi="Arial" w:hint="default"/>
      </w:rPr>
    </w:lvl>
    <w:lvl w:ilvl="7" w:tplc="9DA8B3EA" w:tentative="1">
      <w:start w:val="1"/>
      <w:numFmt w:val="bullet"/>
      <w:lvlText w:val="•"/>
      <w:lvlJc w:val="left"/>
      <w:pPr>
        <w:tabs>
          <w:tab w:val="num" w:pos="5760"/>
        </w:tabs>
        <w:ind w:left="5760" w:hanging="360"/>
      </w:pPr>
      <w:rPr>
        <w:rFonts w:ascii="Arial" w:hAnsi="Arial" w:hint="default"/>
      </w:rPr>
    </w:lvl>
    <w:lvl w:ilvl="8" w:tplc="8FA63E9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9E167F8"/>
    <w:multiLevelType w:val="multilevel"/>
    <w:tmpl w:val="04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A9426B4"/>
    <w:multiLevelType w:val="multilevel"/>
    <w:tmpl w:val="21E48570"/>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3" w15:restartNumberingAfterBreak="0">
    <w:nsid w:val="2BC9079C"/>
    <w:multiLevelType w:val="hybridMultilevel"/>
    <w:tmpl w:val="43ACB43A"/>
    <w:lvl w:ilvl="0" w:tplc="88F46B08">
      <w:start w:val="1"/>
      <w:numFmt w:val="bullet"/>
      <w:lvlText w:val="•"/>
      <w:lvlJc w:val="left"/>
      <w:pPr>
        <w:tabs>
          <w:tab w:val="num" w:pos="720"/>
        </w:tabs>
        <w:ind w:left="720" w:hanging="360"/>
      </w:pPr>
      <w:rPr>
        <w:rFonts w:ascii="Arial" w:hAnsi="Arial" w:hint="default"/>
      </w:rPr>
    </w:lvl>
    <w:lvl w:ilvl="1" w:tplc="AE769BA2">
      <w:start w:val="1"/>
      <w:numFmt w:val="bullet"/>
      <w:lvlText w:val="•"/>
      <w:lvlJc w:val="left"/>
      <w:pPr>
        <w:tabs>
          <w:tab w:val="num" w:pos="1440"/>
        </w:tabs>
        <w:ind w:left="1440" w:hanging="360"/>
      </w:pPr>
      <w:rPr>
        <w:rFonts w:ascii="Arial" w:hAnsi="Arial" w:hint="default"/>
      </w:rPr>
    </w:lvl>
    <w:lvl w:ilvl="2" w:tplc="19E27B20" w:tentative="1">
      <w:start w:val="1"/>
      <w:numFmt w:val="bullet"/>
      <w:lvlText w:val="•"/>
      <w:lvlJc w:val="left"/>
      <w:pPr>
        <w:tabs>
          <w:tab w:val="num" w:pos="2160"/>
        </w:tabs>
        <w:ind w:left="2160" w:hanging="360"/>
      </w:pPr>
      <w:rPr>
        <w:rFonts w:ascii="Arial" w:hAnsi="Arial" w:hint="default"/>
      </w:rPr>
    </w:lvl>
    <w:lvl w:ilvl="3" w:tplc="E7B46476" w:tentative="1">
      <w:start w:val="1"/>
      <w:numFmt w:val="bullet"/>
      <w:lvlText w:val="•"/>
      <w:lvlJc w:val="left"/>
      <w:pPr>
        <w:tabs>
          <w:tab w:val="num" w:pos="2880"/>
        </w:tabs>
        <w:ind w:left="2880" w:hanging="360"/>
      </w:pPr>
      <w:rPr>
        <w:rFonts w:ascii="Arial" w:hAnsi="Arial" w:hint="default"/>
      </w:rPr>
    </w:lvl>
    <w:lvl w:ilvl="4" w:tplc="68840E90" w:tentative="1">
      <w:start w:val="1"/>
      <w:numFmt w:val="bullet"/>
      <w:lvlText w:val="•"/>
      <w:lvlJc w:val="left"/>
      <w:pPr>
        <w:tabs>
          <w:tab w:val="num" w:pos="3600"/>
        </w:tabs>
        <w:ind w:left="3600" w:hanging="360"/>
      </w:pPr>
      <w:rPr>
        <w:rFonts w:ascii="Arial" w:hAnsi="Arial" w:hint="default"/>
      </w:rPr>
    </w:lvl>
    <w:lvl w:ilvl="5" w:tplc="0C78A380" w:tentative="1">
      <w:start w:val="1"/>
      <w:numFmt w:val="bullet"/>
      <w:lvlText w:val="•"/>
      <w:lvlJc w:val="left"/>
      <w:pPr>
        <w:tabs>
          <w:tab w:val="num" w:pos="4320"/>
        </w:tabs>
        <w:ind w:left="4320" w:hanging="360"/>
      </w:pPr>
      <w:rPr>
        <w:rFonts w:ascii="Arial" w:hAnsi="Arial" w:hint="default"/>
      </w:rPr>
    </w:lvl>
    <w:lvl w:ilvl="6" w:tplc="E724D59E" w:tentative="1">
      <w:start w:val="1"/>
      <w:numFmt w:val="bullet"/>
      <w:lvlText w:val="•"/>
      <w:lvlJc w:val="left"/>
      <w:pPr>
        <w:tabs>
          <w:tab w:val="num" w:pos="5040"/>
        </w:tabs>
        <w:ind w:left="5040" w:hanging="360"/>
      </w:pPr>
      <w:rPr>
        <w:rFonts w:ascii="Arial" w:hAnsi="Arial" w:hint="default"/>
      </w:rPr>
    </w:lvl>
    <w:lvl w:ilvl="7" w:tplc="C5280C82" w:tentative="1">
      <w:start w:val="1"/>
      <w:numFmt w:val="bullet"/>
      <w:lvlText w:val="•"/>
      <w:lvlJc w:val="left"/>
      <w:pPr>
        <w:tabs>
          <w:tab w:val="num" w:pos="5760"/>
        </w:tabs>
        <w:ind w:left="5760" w:hanging="360"/>
      </w:pPr>
      <w:rPr>
        <w:rFonts w:ascii="Arial" w:hAnsi="Arial" w:hint="default"/>
      </w:rPr>
    </w:lvl>
    <w:lvl w:ilvl="8" w:tplc="267CB17E"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D3C24A2"/>
    <w:multiLevelType w:val="multilevel"/>
    <w:tmpl w:val="6470AE60"/>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64249C8"/>
    <w:multiLevelType w:val="multilevel"/>
    <w:tmpl w:val="8C0E6C0C"/>
    <w:lvl w:ilvl="0">
      <w:start w:val="1"/>
      <w:numFmt w:val="lowerLetter"/>
      <w:lvlText w:val="(%1)"/>
      <w:lvlJc w:val="left"/>
      <w:pPr>
        <w:ind w:left="1346" w:hanging="360"/>
      </w:pPr>
    </w:lvl>
    <w:lvl w:ilvl="1">
      <w:start w:val="1"/>
      <w:numFmt w:val="lowerLetter"/>
      <w:lvlText w:val="%2."/>
      <w:lvlJc w:val="left"/>
      <w:pPr>
        <w:ind w:left="2066" w:hanging="360"/>
      </w:pPr>
    </w:lvl>
    <w:lvl w:ilvl="2">
      <w:start w:val="1"/>
      <w:numFmt w:val="lowerRoman"/>
      <w:lvlText w:val="%3."/>
      <w:lvlJc w:val="right"/>
      <w:pPr>
        <w:ind w:left="2786" w:hanging="180"/>
      </w:pPr>
    </w:lvl>
    <w:lvl w:ilvl="3">
      <w:start w:val="1"/>
      <w:numFmt w:val="decimal"/>
      <w:lvlText w:val="%4."/>
      <w:lvlJc w:val="left"/>
      <w:pPr>
        <w:ind w:left="3506" w:hanging="360"/>
      </w:pPr>
    </w:lvl>
    <w:lvl w:ilvl="4">
      <w:start w:val="1"/>
      <w:numFmt w:val="lowerLetter"/>
      <w:lvlText w:val="%5."/>
      <w:lvlJc w:val="left"/>
      <w:pPr>
        <w:ind w:left="4226" w:hanging="360"/>
      </w:pPr>
    </w:lvl>
    <w:lvl w:ilvl="5">
      <w:start w:val="1"/>
      <w:numFmt w:val="lowerRoman"/>
      <w:lvlText w:val="%6."/>
      <w:lvlJc w:val="right"/>
      <w:pPr>
        <w:ind w:left="4946" w:hanging="180"/>
      </w:pPr>
    </w:lvl>
    <w:lvl w:ilvl="6">
      <w:start w:val="1"/>
      <w:numFmt w:val="decimal"/>
      <w:lvlText w:val="%7."/>
      <w:lvlJc w:val="left"/>
      <w:pPr>
        <w:ind w:left="5666" w:hanging="360"/>
      </w:pPr>
    </w:lvl>
    <w:lvl w:ilvl="7">
      <w:start w:val="1"/>
      <w:numFmt w:val="lowerLetter"/>
      <w:lvlText w:val="%8."/>
      <w:lvlJc w:val="left"/>
      <w:pPr>
        <w:ind w:left="6386" w:hanging="360"/>
      </w:pPr>
    </w:lvl>
    <w:lvl w:ilvl="8">
      <w:start w:val="1"/>
      <w:numFmt w:val="lowerRoman"/>
      <w:lvlText w:val="%9."/>
      <w:lvlJc w:val="right"/>
      <w:pPr>
        <w:ind w:left="7106" w:hanging="180"/>
      </w:pPr>
    </w:lvl>
  </w:abstractNum>
  <w:abstractNum w:abstractNumId="16" w15:restartNumberingAfterBreak="0">
    <w:nsid w:val="3650675E"/>
    <w:multiLevelType w:val="hybridMultilevel"/>
    <w:tmpl w:val="1F2E7DDE"/>
    <w:lvl w:ilvl="0" w:tplc="04090001">
      <w:start w:val="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F53459"/>
    <w:multiLevelType w:val="multilevel"/>
    <w:tmpl w:val="F9EEC236"/>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8" w15:restartNumberingAfterBreak="0">
    <w:nsid w:val="3BBF5378"/>
    <w:multiLevelType w:val="multilevel"/>
    <w:tmpl w:val="EF16C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313A9A"/>
    <w:multiLevelType w:val="multilevel"/>
    <w:tmpl w:val="DF9A979A"/>
    <w:lvl w:ilvl="0">
      <w:start w:val="1"/>
      <w:numFmt w:val="lowerLetter"/>
      <w:lvlText w:val="(%1)"/>
      <w:lvlJc w:val="left"/>
      <w:pPr>
        <w:ind w:left="1346" w:hanging="360"/>
      </w:pPr>
    </w:lvl>
    <w:lvl w:ilvl="1">
      <w:start w:val="1"/>
      <w:numFmt w:val="lowerLetter"/>
      <w:lvlText w:val="%2."/>
      <w:lvlJc w:val="left"/>
      <w:pPr>
        <w:ind w:left="2066" w:hanging="360"/>
      </w:pPr>
    </w:lvl>
    <w:lvl w:ilvl="2">
      <w:start w:val="1"/>
      <w:numFmt w:val="lowerRoman"/>
      <w:lvlText w:val="%3."/>
      <w:lvlJc w:val="right"/>
      <w:pPr>
        <w:ind w:left="2786" w:hanging="180"/>
      </w:pPr>
    </w:lvl>
    <w:lvl w:ilvl="3">
      <w:start w:val="1"/>
      <w:numFmt w:val="decimal"/>
      <w:lvlText w:val="%4."/>
      <w:lvlJc w:val="left"/>
      <w:pPr>
        <w:ind w:left="3506" w:hanging="360"/>
      </w:pPr>
    </w:lvl>
    <w:lvl w:ilvl="4">
      <w:start w:val="1"/>
      <w:numFmt w:val="lowerLetter"/>
      <w:lvlText w:val="%5."/>
      <w:lvlJc w:val="left"/>
      <w:pPr>
        <w:ind w:left="4226" w:hanging="360"/>
      </w:pPr>
    </w:lvl>
    <w:lvl w:ilvl="5">
      <w:start w:val="1"/>
      <w:numFmt w:val="lowerRoman"/>
      <w:lvlText w:val="%6."/>
      <w:lvlJc w:val="right"/>
      <w:pPr>
        <w:ind w:left="4946" w:hanging="180"/>
      </w:pPr>
    </w:lvl>
    <w:lvl w:ilvl="6">
      <w:start w:val="1"/>
      <w:numFmt w:val="decimal"/>
      <w:lvlText w:val="%7."/>
      <w:lvlJc w:val="left"/>
      <w:pPr>
        <w:ind w:left="5666" w:hanging="360"/>
      </w:pPr>
    </w:lvl>
    <w:lvl w:ilvl="7">
      <w:start w:val="1"/>
      <w:numFmt w:val="lowerLetter"/>
      <w:lvlText w:val="%8."/>
      <w:lvlJc w:val="left"/>
      <w:pPr>
        <w:ind w:left="6386" w:hanging="360"/>
      </w:pPr>
    </w:lvl>
    <w:lvl w:ilvl="8">
      <w:start w:val="1"/>
      <w:numFmt w:val="lowerRoman"/>
      <w:lvlText w:val="%9."/>
      <w:lvlJc w:val="right"/>
      <w:pPr>
        <w:ind w:left="7106" w:hanging="180"/>
      </w:pPr>
    </w:lvl>
  </w:abstractNum>
  <w:abstractNum w:abstractNumId="20" w15:restartNumberingAfterBreak="0">
    <w:nsid w:val="3FF840E4"/>
    <w:multiLevelType w:val="multilevel"/>
    <w:tmpl w:val="CEBCAAD6"/>
    <w:lvl w:ilvl="0">
      <w:start w:val="1"/>
      <w:numFmt w:val="decimal"/>
      <w:lvlText w:val="%1."/>
      <w:lvlJc w:val="left"/>
      <w:pPr>
        <w:ind w:left="360" w:hanging="360"/>
      </w:pPr>
      <w:rPr>
        <w:rFonts w:hint="default"/>
      </w:rPr>
    </w:lvl>
    <w:lvl w:ilvl="1">
      <w:start w:val="1"/>
      <w:numFmt w:val="none"/>
      <w:lvlText w:val="10.4"/>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3AA103F"/>
    <w:multiLevelType w:val="multilevel"/>
    <w:tmpl w:val="E97CE618"/>
    <w:lvl w:ilvl="0">
      <w:start w:val="1"/>
      <w:numFmt w:val="lowerLetter"/>
      <w:lvlText w:val="(%1)"/>
      <w:lvlJc w:val="left"/>
      <w:pPr>
        <w:ind w:left="1346" w:hanging="360"/>
      </w:pPr>
    </w:lvl>
    <w:lvl w:ilvl="1">
      <w:start w:val="1"/>
      <w:numFmt w:val="lowerLetter"/>
      <w:lvlText w:val="%2."/>
      <w:lvlJc w:val="left"/>
      <w:pPr>
        <w:ind w:left="2066" w:hanging="360"/>
      </w:pPr>
    </w:lvl>
    <w:lvl w:ilvl="2">
      <w:start w:val="1"/>
      <w:numFmt w:val="lowerRoman"/>
      <w:lvlText w:val="%3."/>
      <w:lvlJc w:val="right"/>
      <w:pPr>
        <w:ind w:left="2786" w:hanging="180"/>
      </w:pPr>
    </w:lvl>
    <w:lvl w:ilvl="3">
      <w:start w:val="1"/>
      <w:numFmt w:val="decimal"/>
      <w:lvlText w:val="%4."/>
      <w:lvlJc w:val="left"/>
      <w:pPr>
        <w:ind w:left="3506" w:hanging="360"/>
      </w:pPr>
    </w:lvl>
    <w:lvl w:ilvl="4">
      <w:start w:val="1"/>
      <w:numFmt w:val="lowerLetter"/>
      <w:lvlText w:val="%5."/>
      <w:lvlJc w:val="left"/>
      <w:pPr>
        <w:ind w:left="4226" w:hanging="360"/>
      </w:pPr>
    </w:lvl>
    <w:lvl w:ilvl="5">
      <w:start w:val="1"/>
      <w:numFmt w:val="lowerRoman"/>
      <w:lvlText w:val="%6."/>
      <w:lvlJc w:val="right"/>
      <w:pPr>
        <w:ind w:left="4946" w:hanging="180"/>
      </w:pPr>
    </w:lvl>
    <w:lvl w:ilvl="6">
      <w:start w:val="1"/>
      <w:numFmt w:val="decimal"/>
      <w:lvlText w:val="%7."/>
      <w:lvlJc w:val="left"/>
      <w:pPr>
        <w:ind w:left="5666" w:hanging="360"/>
      </w:pPr>
    </w:lvl>
    <w:lvl w:ilvl="7">
      <w:start w:val="1"/>
      <w:numFmt w:val="lowerLetter"/>
      <w:lvlText w:val="%8."/>
      <w:lvlJc w:val="left"/>
      <w:pPr>
        <w:ind w:left="6386" w:hanging="360"/>
      </w:pPr>
    </w:lvl>
    <w:lvl w:ilvl="8">
      <w:start w:val="1"/>
      <w:numFmt w:val="lowerRoman"/>
      <w:lvlText w:val="%9."/>
      <w:lvlJc w:val="right"/>
      <w:pPr>
        <w:ind w:left="7106" w:hanging="180"/>
      </w:pPr>
    </w:lvl>
  </w:abstractNum>
  <w:abstractNum w:abstractNumId="22" w15:restartNumberingAfterBreak="0">
    <w:nsid w:val="451F06AC"/>
    <w:multiLevelType w:val="multilevel"/>
    <w:tmpl w:val="4BEE6CDC"/>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3" w15:restartNumberingAfterBreak="0">
    <w:nsid w:val="496A208E"/>
    <w:multiLevelType w:val="multilevel"/>
    <w:tmpl w:val="2F5E8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DD670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B5677ED"/>
    <w:multiLevelType w:val="multilevel"/>
    <w:tmpl w:val="3C3075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DD2A83"/>
    <w:multiLevelType w:val="multilevel"/>
    <w:tmpl w:val="3AECB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E06C9C"/>
    <w:multiLevelType w:val="multilevel"/>
    <w:tmpl w:val="DBE43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F93353"/>
    <w:multiLevelType w:val="hybridMultilevel"/>
    <w:tmpl w:val="6D12E2CC"/>
    <w:lvl w:ilvl="0" w:tplc="510CAA48">
      <w:start w:val="1"/>
      <w:numFmt w:val="bullet"/>
      <w:lvlText w:val="•"/>
      <w:lvlJc w:val="left"/>
      <w:pPr>
        <w:tabs>
          <w:tab w:val="num" w:pos="720"/>
        </w:tabs>
        <w:ind w:left="720" w:hanging="360"/>
      </w:pPr>
      <w:rPr>
        <w:rFonts w:ascii="Arial" w:hAnsi="Arial" w:hint="default"/>
      </w:rPr>
    </w:lvl>
    <w:lvl w:ilvl="1" w:tplc="0308C40C">
      <w:start w:val="1"/>
      <w:numFmt w:val="bullet"/>
      <w:lvlText w:val="•"/>
      <w:lvlJc w:val="left"/>
      <w:pPr>
        <w:tabs>
          <w:tab w:val="num" w:pos="1440"/>
        </w:tabs>
        <w:ind w:left="1440" w:hanging="360"/>
      </w:pPr>
      <w:rPr>
        <w:rFonts w:ascii="Arial" w:hAnsi="Arial" w:hint="default"/>
      </w:rPr>
    </w:lvl>
    <w:lvl w:ilvl="2" w:tplc="94D2D5E2" w:tentative="1">
      <w:start w:val="1"/>
      <w:numFmt w:val="bullet"/>
      <w:lvlText w:val="•"/>
      <w:lvlJc w:val="left"/>
      <w:pPr>
        <w:tabs>
          <w:tab w:val="num" w:pos="2160"/>
        </w:tabs>
        <w:ind w:left="2160" w:hanging="360"/>
      </w:pPr>
      <w:rPr>
        <w:rFonts w:ascii="Arial" w:hAnsi="Arial" w:hint="default"/>
      </w:rPr>
    </w:lvl>
    <w:lvl w:ilvl="3" w:tplc="BFD86B48" w:tentative="1">
      <w:start w:val="1"/>
      <w:numFmt w:val="bullet"/>
      <w:lvlText w:val="•"/>
      <w:lvlJc w:val="left"/>
      <w:pPr>
        <w:tabs>
          <w:tab w:val="num" w:pos="2880"/>
        </w:tabs>
        <w:ind w:left="2880" w:hanging="360"/>
      </w:pPr>
      <w:rPr>
        <w:rFonts w:ascii="Arial" w:hAnsi="Arial" w:hint="default"/>
      </w:rPr>
    </w:lvl>
    <w:lvl w:ilvl="4" w:tplc="33B63C7A" w:tentative="1">
      <w:start w:val="1"/>
      <w:numFmt w:val="bullet"/>
      <w:lvlText w:val="•"/>
      <w:lvlJc w:val="left"/>
      <w:pPr>
        <w:tabs>
          <w:tab w:val="num" w:pos="3600"/>
        </w:tabs>
        <w:ind w:left="3600" w:hanging="360"/>
      </w:pPr>
      <w:rPr>
        <w:rFonts w:ascii="Arial" w:hAnsi="Arial" w:hint="default"/>
      </w:rPr>
    </w:lvl>
    <w:lvl w:ilvl="5" w:tplc="7F625D38" w:tentative="1">
      <w:start w:val="1"/>
      <w:numFmt w:val="bullet"/>
      <w:lvlText w:val="•"/>
      <w:lvlJc w:val="left"/>
      <w:pPr>
        <w:tabs>
          <w:tab w:val="num" w:pos="4320"/>
        </w:tabs>
        <w:ind w:left="4320" w:hanging="360"/>
      </w:pPr>
      <w:rPr>
        <w:rFonts w:ascii="Arial" w:hAnsi="Arial" w:hint="default"/>
      </w:rPr>
    </w:lvl>
    <w:lvl w:ilvl="6" w:tplc="C8449728" w:tentative="1">
      <w:start w:val="1"/>
      <w:numFmt w:val="bullet"/>
      <w:lvlText w:val="•"/>
      <w:lvlJc w:val="left"/>
      <w:pPr>
        <w:tabs>
          <w:tab w:val="num" w:pos="5040"/>
        </w:tabs>
        <w:ind w:left="5040" w:hanging="360"/>
      </w:pPr>
      <w:rPr>
        <w:rFonts w:ascii="Arial" w:hAnsi="Arial" w:hint="default"/>
      </w:rPr>
    </w:lvl>
    <w:lvl w:ilvl="7" w:tplc="7EF057FE" w:tentative="1">
      <w:start w:val="1"/>
      <w:numFmt w:val="bullet"/>
      <w:lvlText w:val="•"/>
      <w:lvlJc w:val="left"/>
      <w:pPr>
        <w:tabs>
          <w:tab w:val="num" w:pos="5760"/>
        </w:tabs>
        <w:ind w:left="5760" w:hanging="360"/>
      </w:pPr>
      <w:rPr>
        <w:rFonts w:ascii="Arial" w:hAnsi="Arial" w:hint="default"/>
      </w:rPr>
    </w:lvl>
    <w:lvl w:ilvl="8" w:tplc="18643AA4"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8E64199"/>
    <w:multiLevelType w:val="multilevel"/>
    <w:tmpl w:val="7EE82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1C2C1E"/>
    <w:multiLevelType w:val="multilevel"/>
    <w:tmpl w:val="6FB0208E"/>
    <w:lvl w:ilvl="0">
      <w:start w:val="1"/>
      <w:numFmt w:val="lowerLetter"/>
      <w:lvlText w:val="(%1)"/>
      <w:lvlJc w:val="left"/>
      <w:pPr>
        <w:ind w:left="1346" w:hanging="360"/>
      </w:pPr>
    </w:lvl>
    <w:lvl w:ilvl="1">
      <w:start w:val="1"/>
      <w:numFmt w:val="lowerLetter"/>
      <w:lvlText w:val="%2."/>
      <w:lvlJc w:val="left"/>
      <w:pPr>
        <w:ind w:left="2066" w:hanging="360"/>
      </w:pPr>
    </w:lvl>
    <w:lvl w:ilvl="2">
      <w:start w:val="1"/>
      <w:numFmt w:val="lowerRoman"/>
      <w:lvlText w:val="%3."/>
      <w:lvlJc w:val="right"/>
      <w:pPr>
        <w:ind w:left="2786" w:hanging="180"/>
      </w:pPr>
    </w:lvl>
    <w:lvl w:ilvl="3">
      <w:start w:val="1"/>
      <w:numFmt w:val="decimal"/>
      <w:lvlText w:val="%4."/>
      <w:lvlJc w:val="left"/>
      <w:pPr>
        <w:ind w:left="3506" w:hanging="360"/>
      </w:pPr>
    </w:lvl>
    <w:lvl w:ilvl="4">
      <w:start w:val="1"/>
      <w:numFmt w:val="lowerLetter"/>
      <w:lvlText w:val="%5."/>
      <w:lvlJc w:val="left"/>
      <w:pPr>
        <w:ind w:left="4226" w:hanging="360"/>
      </w:pPr>
    </w:lvl>
    <w:lvl w:ilvl="5">
      <w:start w:val="1"/>
      <w:numFmt w:val="lowerRoman"/>
      <w:lvlText w:val="%6."/>
      <w:lvlJc w:val="right"/>
      <w:pPr>
        <w:ind w:left="4946" w:hanging="180"/>
      </w:pPr>
    </w:lvl>
    <w:lvl w:ilvl="6">
      <w:start w:val="1"/>
      <w:numFmt w:val="decimal"/>
      <w:lvlText w:val="%7."/>
      <w:lvlJc w:val="left"/>
      <w:pPr>
        <w:ind w:left="5666" w:hanging="360"/>
      </w:pPr>
    </w:lvl>
    <w:lvl w:ilvl="7">
      <w:start w:val="1"/>
      <w:numFmt w:val="lowerLetter"/>
      <w:lvlText w:val="%8."/>
      <w:lvlJc w:val="left"/>
      <w:pPr>
        <w:ind w:left="6386" w:hanging="360"/>
      </w:pPr>
    </w:lvl>
    <w:lvl w:ilvl="8">
      <w:start w:val="1"/>
      <w:numFmt w:val="lowerRoman"/>
      <w:lvlText w:val="%9."/>
      <w:lvlJc w:val="right"/>
      <w:pPr>
        <w:ind w:left="7106" w:hanging="180"/>
      </w:pPr>
    </w:lvl>
  </w:abstractNum>
  <w:abstractNum w:abstractNumId="31" w15:restartNumberingAfterBreak="0">
    <w:nsid w:val="5BEA7A9B"/>
    <w:multiLevelType w:val="multilevel"/>
    <w:tmpl w:val="A23C5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903983"/>
    <w:multiLevelType w:val="multilevel"/>
    <w:tmpl w:val="32041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E21DEA"/>
    <w:multiLevelType w:val="multilevel"/>
    <w:tmpl w:val="BE58CE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252413"/>
    <w:multiLevelType w:val="multilevel"/>
    <w:tmpl w:val="F91A22C0"/>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7"/>
      </w:p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18D1FEE"/>
    <w:multiLevelType w:val="multilevel"/>
    <w:tmpl w:val="6E46DE7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6" w15:restartNumberingAfterBreak="0">
    <w:nsid w:val="61D15575"/>
    <w:multiLevelType w:val="multilevel"/>
    <w:tmpl w:val="F91A22C0"/>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7"/>
      </w:p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8973AC3"/>
    <w:multiLevelType w:val="multilevel"/>
    <w:tmpl w:val="1FE62F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856A45"/>
    <w:multiLevelType w:val="multilevel"/>
    <w:tmpl w:val="61A20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837A0F"/>
    <w:multiLevelType w:val="multilevel"/>
    <w:tmpl w:val="45B8F406"/>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lowerLetter"/>
      <w:lvlText w:val="%4)"/>
      <w:lvlJc w:val="left"/>
      <w:pPr>
        <w:ind w:left="1441" w:hanging="360"/>
      </w:p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EDE7FA1"/>
    <w:multiLevelType w:val="hybridMultilevel"/>
    <w:tmpl w:val="EBC8D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F59742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0385C7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213125A"/>
    <w:multiLevelType w:val="hybridMultilevel"/>
    <w:tmpl w:val="980C9744"/>
    <w:lvl w:ilvl="0" w:tplc="BAD86CE4">
      <w:start w:val="1"/>
      <w:numFmt w:val="bullet"/>
      <w:lvlText w:val="•"/>
      <w:lvlJc w:val="left"/>
      <w:pPr>
        <w:tabs>
          <w:tab w:val="num" w:pos="720"/>
        </w:tabs>
        <w:ind w:left="720" w:hanging="360"/>
      </w:pPr>
      <w:rPr>
        <w:rFonts w:ascii="Arial" w:hAnsi="Arial" w:hint="default"/>
      </w:rPr>
    </w:lvl>
    <w:lvl w:ilvl="1" w:tplc="BE567016">
      <w:numFmt w:val="bullet"/>
      <w:lvlText w:val="•"/>
      <w:lvlJc w:val="left"/>
      <w:pPr>
        <w:tabs>
          <w:tab w:val="num" w:pos="1440"/>
        </w:tabs>
        <w:ind w:left="1440" w:hanging="360"/>
      </w:pPr>
      <w:rPr>
        <w:rFonts w:ascii="Arial" w:hAnsi="Arial" w:hint="default"/>
      </w:rPr>
    </w:lvl>
    <w:lvl w:ilvl="2" w:tplc="53E2A02A" w:tentative="1">
      <w:start w:val="1"/>
      <w:numFmt w:val="bullet"/>
      <w:lvlText w:val="•"/>
      <w:lvlJc w:val="left"/>
      <w:pPr>
        <w:tabs>
          <w:tab w:val="num" w:pos="2160"/>
        </w:tabs>
        <w:ind w:left="2160" w:hanging="360"/>
      </w:pPr>
      <w:rPr>
        <w:rFonts w:ascii="Arial" w:hAnsi="Arial" w:hint="default"/>
      </w:rPr>
    </w:lvl>
    <w:lvl w:ilvl="3" w:tplc="FA7C3264" w:tentative="1">
      <w:start w:val="1"/>
      <w:numFmt w:val="bullet"/>
      <w:lvlText w:val="•"/>
      <w:lvlJc w:val="left"/>
      <w:pPr>
        <w:tabs>
          <w:tab w:val="num" w:pos="2880"/>
        </w:tabs>
        <w:ind w:left="2880" w:hanging="360"/>
      </w:pPr>
      <w:rPr>
        <w:rFonts w:ascii="Arial" w:hAnsi="Arial" w:hint="default"/>
      </w:rPr>
    </w:lvl>
    <w:lvl w:ilvl="4" w:tplc="8A880734" w:tentative="1">
      <w:start w:val="1"/>
      <w:numFmt w:val="bullet"/>
      <w:lvlText w:val="•"/>
      <w:lvlJc w:val="left"/>
      <w:pPr>
        <w:tabs>
          <w:tab w:val="num" w:pos="3600"/>
        </w:tabs>
        <w:ind w:left="3600" w:hanging="360"/>
      </w:pPr>
      <w:rPr>
        <w:rFonts w:ascii="Arial" w:hAnsi="Arial" w:hint="default"/>
      </w:rPr>
    </w:lvl>
    <w:lvl w:ilvl="5" w:tplc="C6CE4752" w:tentative="1">
      <w:start w:val="1"/>
      <w:numFmt w:val="bullet"/>
      <w:lvlText w:val="•"/>
      <w:lvlJc w:val="left"/>
      <w:pPr>
        <w:tabs>
          <w:tab w:val="num" w:pos="4320"/>
        </w:tabs>
        <w:ind w:left="4320" w:hanging="360"/>
      </w:pPr>
      <w:rPr>
        <w:rFonts w:ascii="Arial" w:hAnsi="Arial" w:hint="default"/>
      </w:rPr>
    </w:lvl>
    <w:lvl w:ilvl="6" w:tplc="73AE7E42" w:tentative="1">
      <w:start w:val="1"/>
      <w:numFmt w:val="bullet"/>
      <w:lvlText w:val="•"/>
      <w:lvlJc w:val="left"/>
      <w:pPr>
        <w:tabs>
          <w:tab w:val="num" w:pos="5040"/>
        </w:tabs>
        <w:ind w:left="5040" w:hanging="360"/>
      </w:pPr>
      <w:rPr>
        <w:rFonts w:ascii="Arial" w:hAnsi="Arial" w:hint="default"/>
      </w:rPr>
    </w:lvl>
    <w:lvl w:ilvl="7" w:tplc="3D845D0C" w:tentative="1">
      <w:start w:val="1"/>
      <w:numFmt w:val="bullet"/>
      <w:lvlText w:val="•"/>
      <w:lvlJc w:val="left"/>
      <w:pPr>
        <w:tabs>
          <w:tab w:val="num" w:pos="5760"/>
        </w:tabs>
        <w:ind w:left="5760" w:hanging="360"/>
      </w:pPr>
      <w:rPr>
        <w:rFonts w:ascii="Arial" w:hAnsi="Arial" w:hint="default"/>
      </w:rPr>
    </w:lvl>
    <w:lvl w:ilvl="8" w:tplc="048E32E2"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739612DD"/>
    <w:multiLevelType w:val="multilevel"/>
    <w:tmpl w:val="6470AE60"/>
    <w:styleLink w:val="CurrentList1"/>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A026E4A"/>
    <w:multiLevelType w:val="hybridMultilevel"/>
    <w:tmpl w:val="9FDA180A"/>
    <w:lvl w:ilvl="0" w:tplc="BBEE4158">
      <w:start w:val="1"/>
      <w:numFmt w:val="bullet"/>
      <w:lvlText w:val="•"/>
      <w:lvlJc w:val="left"/>
      <w:pPr>
        <w:tabs>
          <w:tab w:val="num" w:pos="720"/>
        </w:tabs>
        <w:ind w:left="720" w:hanging="360"/>
      </w:pPr>
      <w:rPr>
        <w:rFonts w:ascii="Arial" w:hAnsi="Arial" w:hint="default"/>
      </w:rPr>
    </w:lvl>
    <w:lvl w:ilvl="1" w:tplc="24EA7E10" w:tentative="1">
      <w:start w:val="1"/>
      <w:numFmt w:val="bullet"/>
      <w:lvlText w:val="•"/>
      <w:lvlJc w:val="left"/>
      <w:pPr>
        <w:tabs>
          <w:tab w:val="num" w:pos="1440"/>
        </w:tabs>
        <w:ind w:left="1440" w:hanging="360"/>
      </w:pPr>
      <w:rPr>
        <w:rFonts w:ascii="Arial" w:hAnsi="Arial" w:hint="default"/>
      </w:rPr>
    </w:lvl>
    <w:lvl w:ilvl="2" w:tplc="D05C17B6" w:tentative="1">
      <w:start w:val="1"/>
      <w:numFmt w:val="bullet"/>
      <w:lvlText w:val="•"/>
      <w:lvlJc w:val="left"/>
      <w:pPr>
        <w:tabs>
          <w:tab w:val="num" w:pos="2160"/>
        </w:tabs>
        <w:ind w:left="2160" w:hanging="360"/>
      </w:pPr>
      <w:rPr>
        <w:rFonts w:ascii="Arial" w:hAnsi="Arial" w:hint="default"/>
      </w:rPr>
    </w:lvl>
    <w:lvl w:ilvl="3" w:tplc="FFC01D7C" w:tentative="1">
      <w:start w:val="1"/>
      <w:numFmt w:val="bullet"/>
      <w:lvlText w:val="•"/>
      <w:lvlJc w:val="left"/>
      <w:pPr>
        <w:tabs>
          <w:tab w:val="num" w:pos="2880"/>
        </w:tabs>
        <w:ind w:left="2880" w:hanging="360"/>
      </w:pPr>
      <w:rPr>
        <w:rFonts w:ascii="Arial" w:hAnsi="Arial" w:hint="default"/>
      </w:rPr>
    </w:lvl>
    <w:lvl w:ilvl="4" w:tplc="74CAC398" w:tentative="1">
      <w:start w:val="1"/>
      <w:numFmt w:val="bullet"/>
      <w:lvlText w:val="•"/>
      <w:lvlJc w:val="left"/>
      <w:pPr>
        <w:tabs>
          <w:tab w:val="num" w:pos="3600"/>
        </w:tabs>
        <w:ind w:left="3600" w:hanging="360"/>
      </w:pPr>
      <w:rPr>
        <w:rFonts w:ascii="Arial" w:hAnsi="Arial" w:hint="default"/>
      </w:rPr>
    </w:lvl>
    <w:lvl w:ilvl="5" w:tplc="3B467890" w:tentative="1">
      <w:start w:val="1"/>
      <w:numFmt w:val="bullet"/>
      <w:lvlText w:val="•"/>
      <w:lvlJc w:val="left"/>
      <w:pPr>
        <w:tabs>
          <w:tab w:val="num" w:pos="4320"/>
        </w:tabs>
        <w:ind w:left="4320" w:hanging="360"/>
      </w:pPr>
      <w:rPr>
        <w:rFonts w:ascii="Arial" w:hAnsi="Arial" w:hint="default"/>
      </w:rPr>
    </w:lvl>
    <w:lvl w:ilvl="6" w:tplc="AFFCF2DC" w:tentative="1">
      <w:start w:val="1"/>
      <w:numFmt w:val="bullet"/>
      <w:lvlText w:val="•"/>
      <w:lvlJc w:val="left"/>
      <w:pPr>
        <w:tabs>
          <w:tab w:val="num" w:pos="5040"/>
        </w:tabs>
        <w:ind w:left="5040" w:hanging="360"/>
      </w:pPr>
      <w:rPr>
        <w:rFonts w:ascii="Arial" w:hAnsi="Arial" w:hint="default"/>
      </w:rPr>
    </w:lvl>
    <w:lvl w:ilvl="7" w:tplc="70B442EE" w:tentative="1">
      <w:start w:val="1"/>
      <w:numFmt w:val="bullet"/>
      <w:lvlText w:val="•"/>
      <w:lvlJc w:val="left"/>
      <w:pPr>
        <w:tabs>
          <w:tab w:val="num" w:pos="5760"/>
        </w:tabs>
        <w:ind w:left="5760" w:hanging="360"/>
      </w:pPr>
      <w:rPr>
        <w:rFonts w:ascii="Arial" w:hAnsi="Arial" w:hint="default"/>
      </w:rPr>
    </w:lvl>
    <w:lvl w:ilvl="8" w:tplc="08DAF790"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7DE46AEA"/>
    <w:multiLevelType w:val="hybridMultilevel"/>
    <w:tmpl w:val="C124355A"/>
    <w:lvl w:ilvl="0" w:tplc="83A025C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9851923">
    <w:abstractNumId w:val="21"/>
  </w:num>
  <w:num w:numId="2" w16cid:durableId="2028673232">
    <w:abstractNumId w:val="30"/>
  </w:num>
  <w:num w:numId="3" w16cid:durableId="1548494994">
    <w:abstractNumId w:val="15"/>
  </w:num>
  <w:num w:numId="4" w16cid:durableId="1502887915">
    <w:abstractNumId w:val="19"/>
  </w:num>
  <w:num w:numId="5" w16cid:durableId="507258249">
    <w:abstractNumId w:val="20"/>
  </w:num>
  <w:num w:numId="6" w16cid:durableId="548029949">
    <w:abstractNumId w:val="3"/>
  </w:num>
  <w:num w:numId="7" w16cid:durableId="1687901202">
    <w:abstractNumId w:val="34"/>
  </w:num>
  <w:num w:numId="8" w16cid:durableId="1958290408">
    <w:abstractNumId w:val="0"/>
  </w:num>
  <w:num w:numId="9" w16cid:durableId="1772161346">
    <w:abstractNumId w:val="42"/>
  </w:num>
  <w:num w:numId="10" w16cid:durableId="1383401304">
    <w:abstractNumId w:val="24"/>
  </w:num>
  <w:num w:numId="11" w16cid:durableId="2073041194">
    <w:abstractNumId w:val="9"/>
  </w:num>
  <w:num w:numId="12" w16cid:durableId="1723023376">
    <w:abstractNumId w:val="22"/>
  </w:num>
  <w:num w:numId="13" w16cid:durableId="125439999">
    <w:abstractNumId w:val="17"/>
  </w:num>
  <w:num w:numId="14" w16cid:durableId="1884322120">
    <w:abstractNumId w:val="1"/>
  </w:num>
  <w:num w:numId="15" w16cid:durableId="931478064">
    <w:abstractNumId w:val="35"/>
  </w:num>
  <w:num w:numId="16" w16cid:durableId="915210566">
    <w:abstractNumId w:val="6"/>
  </w:num>
  <w:num w:numId="17" w16cid:durableId="1298754364">
    <w:abstractNumId w:val="12"/>
  </w:num>
  <w:num w:numId="18" w16cid:durableId="1281257957">
    <w:abstractNumId w:val="14"/>
  </w:num>
  <w:num w:numId="19" w16cid:durableId="1573348869">
    <w:abstractNumId w:val="41"/>
  </w:num>
  <w:num w:numId="20" w16cid:durableId="1930234901">
    <w:abstractNumId w:val="16"/>
  </w:num>
  <w:num w:numId="21" w16cid:durableId="540366441">
    <w:abstractNumId w:val="43"/>
  </w:num>
  <w:num w:numId="22" w16cid:durableId="1838883059">
    <w:abstractNumId w:val="13"/>
  </w:num>
  <w:num w:numId="23" w16cid:durableId="978419580">
    <w:abstractNumId w:val="10"/>
  </w:num>
  <w:num w:numId="24" w16cid:durableId="164175658">
    <w:abstractNumId w:val="28"/>
  </w:num>
  <w:num w:numId="25" w16cid:durableId="910039350">
    <w:abstractNumId w:val="45"/>
  </w:num>
  <w:num w:numId="26" w16cid:durableId="570237729">
    <w:abstractNumId w:val="7"/>
  </w:num>
  <w:num w:numId="27" w16cid:durableId="496386936">
    <w:abstractNumId w:val="33"/>
  </w:num>
  <w:num w:numId="28" w16cid:durableId="1998875348">
    <w:abstractNumId w:val="33"/>
  </w:num>
  <w:num w:numId="29" w16cid:durableId="1161969051">
    <w:abstractNumId w:val="8"/>
  </w:num>
  <w:num w:numId="30" w16cid:durableId="418478164">
    <w:abstractNumId w:val="26"/>
  </w:num>
  <w:num w:numId="31" w16cid:durableId="769156179">
    <w:abstractNumId w:val="38"/>
  </w:num>
  <w:num w:numId="32" w16cid:durableId="1200171046">
    <w:abstractNumId w:val="32"/>
  </w:num>
  <w:num w:numId="33" w16cid:durableId="1814909570">
    <w:abstractNumId w:val="31"/>
  </w:num>
  <w:num w:numId="34" w16cid:durableId="692070462">
    <w:abstractNumId w:val="25"/>
  </w:num>
  <w:num w:numId="35" w16cid:durableId="952328892">
    <w:abstractNumId w:val="25"/>
  </w:num>
  <w:num w:numId="36" w16cid:durableId="1851019307">
    <w:abstractNumId w:val="2"/>
  </w:num>
  <w:num w:numId="37" w16cid:durableId="576212171">
    <w:abstractNumId w:val="27"/>
  </w:num>
  <w:num w:numId="38" w16cid:durableId="1224634802">
    <w:abstractNumId w:val="29"/>
  </w:num>
  <w:num w:numId="39" w16cid:durableId="1548684554">
    <w:abstractNumId w:val="23"/>
  </w:num>
  <w:num w:numId="40" w16cid:durableId="763914221">
    <w:abstractNumId w:val="4"/>
  </w:num>
  <w:num w:numId="41" w16cid:durableId="596252633">
    <w:abstractNumId w:val="40"/>
  </w:num>
  <w:num w:numId="42" w16cid:durableId="772239596">
    <w:abstractNumId w:val="37"/>
  </w:num>
  <w:num w:numId="43" w16cid:durableId="1873805733">
    <w:abstractNumId w:val="37"/>
  </w:num>
  <w:num w:numId="44" w16cid:durableId="275645999">
    <w:abstractNumId w:val="36"/>
  </w:num>
  <w:num w:numId="45" w16cid:durableId="1717243136">
    <w:abstractNumId w:val="18"/>
  </w:num>
  <w:num w:numId="46" w16cid:durableId="773549915">
    <w:abstractNumId w:val="46"/>
  </w:num>
  <w:num w:numId="47" w16cid:durableId="1439329164">
    <w:abstractNumId w:val="39"/>
  </w:num>
  <w:num w:numId="48" w16cid:durableId="1519463981">
    <w:abstractNumId w:val="44"/>
  </w:num>
  <w:num w:numId="49" w16cid:durableId="1690444022">
    <w:abstractNumId w:val="11"/>
  </w:num>
  <w:num w:numId="50" w16cid:durableId="860871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teven Rudolph">
    <w15:presenceInfo w15:providerId="Windows Live" w15:userId="0449958138f466e7"/>
  </w15:person>
  <w15:person w15:author="Steve Sussman">
    <w15:presenceInfo w15:providerId="AD" w15:userId="S::Steve@sussmaneducation.com::7b44be1b-5923-4d1e-9cbf-01548cc15a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proofState w:spelling="clean" w:grammar="clean"/>
  <w:trackRevisions/>
  <w:defaultTabStop w:val="720"/>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8B7"/>
    <w:rsid w:val="000328B6"/>
    <w:rsid w:val="00034008"/>
    <w:rsid w:val="000357F1"/>
    <w:rsid w:val="00053A78"/>
    <w:rsid w:val="000550FC"/>
    <w:rsid w:val="0005699E"/>
    <w:rsid w:val="00057ADC"/>
    <w:rsid w:val="00070107"/>
    <w:rsid w:val="0008163F"/>
    <w:rsid w:val="000926B4"/>
    <w:rsid w:val="000975B0"/>
    <w:rsid w:val="000A7D29"/>
    <w:rsid w:val="000B3DF0"/>
    <w:rsid w:val="000D2672"/>
    <w:rsid w:val="000D2934"/>
    <w:rsid w:val="000D74DC"/>
    <w:rsid w:val="000E0FC9"/>
    <w:rsid w:val="000E3AC5"/>
    <w:rsid w:val="000F3C71"/>
    <w:rsid w:val="000F62F2"/>
    <w:rsid w:val="0010069A"/>
    <w:rsid w:val="001204E5"/>
    <w:rsid w:val="00123D81"/>
    <w:rsid w:val="00126223"/>
    <w:rsid w:val="001433B0"/>
    <w:rsid w:val="00147812"/>
    <w:rsid w:val="0016422F"/>
    <w:rsid w:val="0016452A"/>
    <w:rsid w:val="001656F5"/>
    <w:rsid w:val="00167ADA"/>
    <w:rsid w:val="001B5D12"/>
    <w:rsid w:val="001C60A6"/>
    <w:rsid w:val="001C658A"/>
    <w:rsid w:val="001E25B7"/>
    <w:rsid w:val="001E3786"/>
    <w:rsid w:val="001F4A7F"/>
    <w:rsid w:val="00201257"/>
    <w:rsid w:val="002026CD"/>
    <w:rsid w:val="00204F25"/>
    <w:rsid w:val="00214B10"/>
    <w:rsid w:val="00216602"/>
    <w:rsid w:val="00233072"/>
    <w:rsid w:val="002363F0"/>
    <w:rsid w:val="00265BEA"/>
    <w:rsid w:val="00266AAA"/>
    <w:rsid w:val="00275C82"/>
    <w:rsid w:val="002954E9"/>
    <w:rsid w:val="002A12BE"/>
    <w:rsid w:val="002A64B8"/>
    <w:rsid w:val="002B12BE"/>
    <w:rsid w:val="002B5B25"/>
    <w:rsid w:val="002B7BE1"/>
    <w:rsid w:val="002C45BD"/>
    <w:rsid w:val="002F374C"/>
    <w:rsid w:val="00334B1F"/>
    <w:rsid w:val="00335D07"/>
    <w:rsid w:val="00350891"/>
    <w:rsid w:val="003575E9"/>
    <w:rsid w:val="00372D50"/>
    <w:rsid w:val="003C4E7F"/>
    <w:rsid w:val="003D6550"/>
    <w:rsid w:val="003F3851"/>
    <w:rsid w:val="004009B8"/>
    <w:rsid w:val="004078B7"/>
    <w:rsid w:val="004135B0"/>
    <w:rsid w:val="00421A9B"/>
    <w:rsid w:val="00437540"/>
    <w:rsid w:val="00447A12"/>
    <w:rsid w:val="0045555A"/>
    <w:rsid w:val="004678E8"/>
    <w:rsid w:val="00476ADC"/>
    <w:rsid w:val="00490F8B"/>
    <w:rsid w:val="004A3860"/>
    <w:rsid w:val="004A3CFA"/>
    <w:rsid w:val="004C21DB"/>
    <w:rsid w:val="004C63FB"/>
    <w:rsid w:val="004C787F"/>
    <w:rsid w:val="004C797B"/>
    <w:rsid w:val="004D307C"/>
    <w:rsid w:val="004D4CBD"/>
    <w:rsid w:val="004E0548"/>
    <w:rsid w:val="004F71EB"/>
    <w:rsid w:val="004F7C2A"/>
    <w:rsid w:val="00500206"/>
    <w:rsid w:val="005025CF"/>
    <w:rsid w:val="0051238F"/>
    <w:rsid w:val="00526303"/>
    <w:rsid w:val="005312DB"/>
    <w:rsid w:val="00537A7A"/>
    <w:rsid w:val="005418F1"/>
    <w:rsid w:val="00547620"/>
    <w:rsid w:val="005553BC"/>
    <w:rsid w:val="005618BC"/>
    <w:rsid w:val="00572681"/>
    <w:rsid w:val="005E0BDA"/>
    <w:rsid w:val="005E380B"/>
    <w:rsid w:val="005E57A1"/>
    <w:rsid w:val="005E7A4A"/>
    <w:rsid w:val="005F535B"/>
    <w:rsid w:val="00605CE4"/>
    <w:rsid w:val="006201D3"/>
    <w:rsid w:val="006338B0"/>
    <w:rsid w:val="00635682"/>
    <w:rsid w:val="006549AB"/>
    <w:rsid w:val="00670CFE"/>
    <w:rsid w:val="00670E1F"/>
    <w:rsid w:val="00676C09"/>
    <w:rsid w:val="006803DF"/>
    <w:rsid w:val="00693483"/>
    <w:rsid w:val="006A264C"/>
    <w:rsid w:val="006B62A1"/>
    <w:rsid w:val="006C59FB"/>
    <w:rsid w:val="006D2FE0"/>
    <w:rsid w:val="006E0BFA"/>
    <w:rsid w:val="007013F6"/>
    <w:rsid w:val="00702813"/>
    <w:rsid w:val="0070559A"/>
    <w:rsid w:val="007208AD"/>
    <w:rsid w:val="007235E3"/>
    <w:rsid w:val="00725D88"/>
    <w:rsid w:val="00730751"/>
    <w:rsid w:val="00732E8E"/>
    <w:rsid w:val="0073370C"/>
    <w:rsid w:val="007411A6"/>
    <w:rsid w:val="00742B1E"/>
    <w:rsid w:val="00742DBC"/>
    <w:rsid w:val="0074310D"/>
    <w:rsid w:val="00746CCA"/>
    <w:rsid w:val="00762442"/>
    <w:rsid w:val="00792C88"/>
    <w:rsid w:val="007B5143"/>
    <w:rsid w:val="007C2325"/>
    <w:rsid w:val="007C66B2"/>
    <w:rsid w:val="007C7490"/>
    <w:rsid w:val="007D1118"/>
    <w:rsid w:val="007E1F45"/>
    <w:rsid w:val="007E49FF"/>
    <w:rsid w:val="007E61A1"/>
    <w:rsid w:val="007F0264"/>
    <w:rsid w:val="007F4A50"/>
    <w:rsid w:val="00812859"/>
    <w:rsid w:val="008428C3"/>
    <w:rsid w:val="00876330"/>
    <w:rsid w:val="008D29CF"/>
    <w:rsid w:val="008D4E0F"/>
    <w:rsid w:val="008D52C5"/>
    <w:rsid w:val="008D66CF"/>
    <w:rsid w:val="008E20FF"/>
    <w:rsid w:val="008E2974"/>
    <w:rsid w:val="008E6C3B"/>
    <w:rsid w:val="008F14F5"/>
    <w:rsid w:val="008F6789"/>
    <w:rsid w:val="009012D8"/>
    <w:rsid w:val="00906728"/>
    <w:rsid w:val="00906C6D"/>
    <w:rsid w:val="009078BD"/>
    <w:rsid w:val="00910C73"/>
    <w:rsid w:val="009202AB"/>
    <w:rsid w:val="00923313"/>
    <w:rsid w:val="00935FF8"/>
    <w:rsid w:val="009367C5"/>
    <w:rsid w:val="009403D0"/>
    <w:rsid w:val="009569C2"/>
    <w:rsid w:val="00961C13"/>
    <w:rsid w:val="00970A4E"/>
    <w:rsid w:val="0097389D"/>
    <w:rsid w:val="00982DE3"/>
    <w:rsid w:val="009A16CF"/>
    <w:rsid w:val="009A328E"/>
    <w:rsid w:val="009A61D2"/>
    <w:rsid w:val="009A7578"/>
    <w:rsid w:val="009B358D"/>
    <w:rsid w:val="009D7C86"/>
    <w:rsid w:val="009E0169"/>
    <w:rsid w:val="00A02FB6"/>
    <w:rsid w:val="00A03CF7"/>
    <w:rsid w:val="00A0469C"/>
    <w:rsid w:val="00A24AF5"/>
    <w:rsid w:val="00A2657D"/>
    <w:rsid w:val="00A30EC2"/>
    <w:rsid w:val="00A3307F"/>
    <w:rsid w:val="00A531AC"/>
    <w:rsid w:val="00A6374B"/>
    <w:rsid w:val="00A64BE5"/>
    <w:rsid w:val="00A81417"/>
    <w:rsid w:val="00A9648E"/>
    <w:rsid w:val="00A966AB"/>
    <w:rsid w:val="00A9759C"/>
    <w:rsid w:val="00AB4833"/>
    <w:rsid w:val="00AC1747"/>
    <w:rsid w:val="00AC5CD9"/>
    <w:rsid w:val="00AD2707"/>
    <w:rsid w:val="00AD3030"/>
    <w:rsid w:val="00AE4A97"/>
    <w:rsid w:val="00AE551C"/>
    <w:rsid w:val="00B12710"/>
    <w:rsid w:val="00B30DE6"/>
    <w:rsid w:val="00B314FB"/>
    <w:rsid w:val="00B33D41"/>
    <w:rsid w:val="00B47307"/>
    <w:rsid w:val="00B47E46"/>
    <w:rsid w:val="00B51EB9"/>
    <w:rsid w:val="00B53920"/>
    <w:rsid w:val="00B555B5"/>
    <w:rsid w:val="00B636DF"/>
    <w:rsid w:val="00B66505"/>
    <w:rsid w:val="00B73BF0"/>
    <w:rsid w:val="00B86650"/>
    <w:rsid w:val="00BA4FCA"/>
    <w:rsid w:val="00BB330D"/>
    <w:rsid w:val="00BC2978"/>
    <w:rsid w:val="00BD033E"/>
    <w:rsid w:val="00BD53BE"/>
    <w:rsid w:val="00BE0A0A"/>
    <w:rsid w:val="00BE4D52"/>
    <w:rsid w:val="00BE74CB"/>
    <w:rsid w:val="00BF1898"/>
    <w:rsid w:val="00C00DC6"/>
    <w:rsid w:val="00C04734"/>
    <w:rsid w:val="00C11906"/>
    <w:rsid w:val="00C13AA8"/>
    <w:rsid w:val="00C25A3A"/>
    <w:rsid w:val="00C317E4"/>
    <w:rsid w:val="00C31E7C"/>
    <w:rsid w:val="00C35A5C"/>
    <w:rsid w:val="00C405A6"/>
    <w:rsid w:val="00C41DE2"/>
    <w:rsid w:val="00C45E4D"/>
    <w:rsid w:val="00C47960"/>
    <w:rsid w:val="00C5190F"/>
    <w:rsid w:val="00C55033"/>
    <w:rsid w:val="00C57A67"/>
    <w:rsid w:val="00C57E72"/>
    <w:rsid w:val="00C67691"/>
    <w:rsid w:val="00C978CF"/>
    <w:rsid w:val="00CB7AE0"/>
    <w:rsid w:val="00CC2174"/>
    <w:rsid w:val="00CC420B"/>
    <w:rsid w:val="00CC6CDE"/>
    <w:rsid w:val="00CD246C"/>
    <w:rsid w:val="00CD2DC2"/>
    <w:rsid w:val="00D01FDD"/>
    <w:rsid w:val="00D03213"/>
    <w:rsid w:val="00D22EDF"/>
    <w:rsid w:val="00D30819"/>
    <w:rsid w:val="00D3194D"/>
    <w:rsid w:val="00D33268"/>
    <w:rsid w:val="00D57672"/>
    <w:rsid w:val="00D83C22"/>
    <w:rsid w:val="00D91299"/>
    <w:rsid w:val="00D94BCB"/>
    <w:rsid w:val="00DA1C0F"/>
    <w:rsid w:val="00DA38EB"/>
    <w:rsid w:val="00DA3B57"/>
    <w:rsid w:val="00DB1F0D"/>
    <w:rsid w:val="00DC205B"/>
    <w:rsid w:val="00DC33BC"/>
    <w:rsid w:val="00DC3E05"/>
    <w:rsid w:val="00DC72EE"/>
    <w:rsid w:val="00DD3F00"/>
    <w:rsid w:val="00DD75E0"/>
    <w:rsid w:val="00DE5E8A"/>
    <w:rsid w:val="00E17367"/>
    <w:rsid w:val="00E206C2"/>
    <w:rsid w:val="00E31507"/>
    <w:rsid w:val="00E42232"/>
    <w:rsid w:val="00E6074D"/>
    <w:rsid w:val="00E76BBD"/>
    <w:rsid w:val="00E80C4B"/>
    <w:rsid w:val="00E97298"/>
    <w:rsid w:val="00EB027E"/>
    <w:rsid w:val="00EC00DC"/>
    <w:rsid w:val="00EC3A0C"/>
    <w:rsid w:val="00EC3A6C"/>
    <w:rsid w:val="00EE7D4A"/>
    <w:rsid w:val="00EF17F9"/>
    <w:rsid w:val="00EF5B03"/>
    <w:rsid w:val="00EF71CC"/>
    <w:rsid w:val="00F139AD"/>
    <w:rsid w:val="00F13B0C"/>
    <w:rsid w:val="00F414F1"/>
    <w:rsid w:val="00F74935"/>
    <w:rsid w:val="00F85092"/>
    <w:rsid w:val="00F90957"/>
    <w:rsid w:val="00FB0BAB"/>
    <w:rsid w:val="00FC110B"/>
    <w:rsid w:val="00FC4F3C"/>
    <w:rsid w:val="00FD6A08"/>
    <w:rsid w:val="00FE0D3B"/>
    <w:rsid w:val="00FE7A63"/>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5FF6BD"/>
  <w15:docId w15:val="{BE654DD1-3A96-4E63-860A-8EDDBCF2A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pPr>
      <w:spacing w:after="0"/>
    </w:pPr>
    <w:rPr>
      <w:rFonts w:ascii="Times New Roman" w:eastAsia="Times New Roman" w:hAnsi="Times New Roman" w:cs="Times New Roman"/>
      <w:lang w:bidi="km-KH"/>
    </w:rPr>
  </w:style>
  <w:style w:type="paragraph" w:styleId="Heading1">
    <w:name w:val="heading 1"/>
    <w:basedOn w:val="Normal"/>
    <w:next w:val="Normal"/>
    <w:pPr>
      <w:keepNext/>
      <w:spacing w:before="240"/>
      <w:ind w:left="425" w:hanging="425"/>
      <w:outlineLvl w:val="0"/>
    </w:pPr>
    <w:rPr>
      <w:rFonts w:ascii="Arial" w:hAnsi="Arial"/>
      <w:b/>
      <w:sz w:val="28"/>
      <w:szCs w:val="28"/>
    </w:rPr>
  </w:style>
  <w:style w:type="paragraph" w:styleId="Heading2">
    <w:name w:val="heading 2"/>
    <w:basedOn w:val="Normal"/>
    <w:next w:val="Normal"/>
    <w:pPr>
      <w:spacing w:before="120" w:line="276" w:lineRule="auto"/>
      <w:ind w:left="986" w:hanging="561"/>
      <w:jc w:val="both"/>
      <w:outlineLvl w:val="1"/>
    </w:pPr>
  </w:style>
  <w:style w:type="paragraph" w:styleId="Heading3">
    <w:name w:val="heading 3"/>
    <w:basedOn w:val="Normal"/>
    <w:next w:val="Normal"/>
    <w:pPr>
      <w:spacing w:after="60" w:line="276" w:lineRule="auto"/>
      <w:ind w:left="1346" w:hanging="360"/>
      <w:jc w:val="both"/>
      <w:outlineLvl w:val="2"/>
    </w:p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jc w:val="center"/>
    </w:pPr>
    <w:rPr>
      <w:rFonts w:ascii="Arial" w:hAnsi="Arial"/>
      <w:b/>
      <w:sz w:val="56"/>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1">
    <w:name w:val="1"/>
    <w:basedOn w:val="TableNormal"/>
    <w:pPr>
      <w:spacing w:after="0"/>
    </w:pPr>
    <w:tblPr>
      <w:tblStyleRowBandSize w:val="1"/>
      <w:tblStyleColBandSize w:val="1"/>
    </w:tblPr>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Revision">
    <w:name w:val="Revision"/>
    <w:hidden/>
    <w:uiPriority w:val="99"/>
    <w:semiHidden/>
    <w:pPr>
      <w:spacing w:after="0"/>
    </w:pPr>
  </w:style>
  <w:style w:type="paragraph" w:customStyle="1" w:styleId="Section">
    <w:name w:val="Section"/>
    <w:basedOn w:val="Heading1"/>
  </w:style>
  <w:style w:type="paragraph" w:styleId="NoSpacing">
    <w:name w:val="No Spacing"/>
    <w:uiPriority w:val="1"/>
    <w:qFormat/>
    <w:pPr>
      <w:spacing w:after="0"/>
    </w:p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sz w:val="20"/>
      <w:szCs w:val="20"/>
    </w:rPr>
  </w:style>
  <w:style w:type="character" w:customStyle="1" w:styleId="y2iqfc">
    <w:name w:val="y2iqfc"/>
    <w:basedOn w:val="DefaultParagraphFont"/>
  </w:style>
  <w:style w:type="numbering" w:customStyle="1" w:styleId="CurrentList1">
    <w:name w:val="Current List1"/>
    <w:uiPriority w:val="99"/>
    <w:rsid w:val="002026CD"/>
    <w:pPr>
      <w:numPr>
        <w:numId w:val="48"/>
      </w:numPr>
    </w:pPr>
  </w:style>
  <w:style w:type="numbering" w:customStyle="1" w:styleId="CurrentList2">
    <w:name w:val="Current List2"/>
    <w:uiPriority w:val="99"/>
    <w:rsid w:val="002026CD"/>
    <w:pPr>
      <w:numPr>
        <w:numId w:val="49"/>
      </w:numPr>
    </w:pPr>
  </w:style>
  <w:style w:type="numbering" w:customStyle="1" w:styleId="CurrentList3">
    <w:name w:val="Current List3"/>
    <w:uiPriority w:val="99"/>
    <w:rsid w:val="002026CD"/>
    <w:pPr>
      <w:numPr>
        <w:numId w:val="5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66906">
      <w:bodyDiv w:val="1"/>
      <w:marLeft w:val="0"/>
      <w:marRight w:val="0"/>
      <w:marTop w:val="0"/>
      <w:marBottom w:val="0"/>
      <w:divBdr>
        <w:top w:val="none" w:sz="0" w:space="0" w:color="auto"/>
        <w:left w:val="none" w:sz="0" w:space="0" w:color="auto"/>
        <w:bottom w:val="none" w:sz="0" w:space="0" w:color="auto"/>
        <w:right w:val="none" w:sz="0" w:space="0" w:color="auto"/>
      </w:divBdr>
    </w:div>
    <w:div w:id="80226676">
      <w:bodyDiv w:val="1"/>
      <w:marLeft w:val="0"/>
      <w:marRight w:val="0"/>
      <w:marTop w:val="0"/>
      <w:marBottom w:val="0"/>
      <w:divBdr>
        <w:top w:val="none" w:sz="0" w:space="0" w:color="auto"/>
        <w:left w:val="none" w:sz="0" w:space="0" w:color="auto"/>
        <w:bottom w:val="none" w:sz="0" w:space="0" w:color="auto"/>
        <w:right w:val="none" w:sz="0" w:space="0" w:color="auto"/>
      </w:divBdr>
    </w:div>
    <w:div w:id="108862345">
      <w:bodyDiv w:val="1"/>
      <w:marLeft w:val="0"/>
      <w:marRight w:val="0"/>
      <w:marTop w:val="0"/>
      <w:marBottom w:val="0"/>
      <w:divBdr>
        <w:top w:val="none" w:sz="0" w:space="0" w:color="auto"/>
        <w:left w:val="none" w:sz="0" w:space="0" w:color="auto"/>
        <w:bottom w:val="none" w:sz="0" w:space="0" w:color="auto"/>
        <w:right w:val="none" w:sz="0" w:space="0" w:color="auto"/>
      </w:divBdr>
    </w:div>
    <w:div w:id="124005738">
      <w:bodyDiv w:val="1"/>
      <w:marLeft w:val="0"/>
      <w:marRight w:val="0"/>
      <w:marTop w:val="0"/>
      <w:marBottom w:val="0"/>
      <w:divBdr>
        <w:top w:val="none" w:sz="0" w:space="0" w:color="auto"/>
        <w:left w:val="none" w:sz="0" w:space="0" w:color="auto"/>
        <w:bottom w:val="none" w:sz="0" w:space="0" w:color="auto"/>
        <w:right w:val="none" w:sz="0" w:space="0" w:color="auto"/>
      </w:divBdr>
    </w:div>
    <w:div w:id="187455394">
      <w:bodyDiv w:val="1"/>
      <w:marLeft w:val="0"/>
      <w:marRight w:val="0"/>
      <w:marTop w:val="0"/>
      <w:marBottom w:val="0"/>
      <w:divBdr>
        <w:top w:val="none" w:sz="0" w:space="0" w:color="auto"/>
        <w:left w:val="none" w:sz="0" w:space="0" w:color="auto"/>
        <w:bottom w:val="none" w:sz="0" w:space="0" w:color="auto"/>
        <w:right w:val="none" w:sz="0" w:space="0" w:color="auto"/>
      </w:divBdr>
    </w:div>
    <w:div w:id="202250983">
      <w:bodyDiv w:val="1"/>
      <w:marLeft w:val="0"/>
      <w:marRight w:val="0"/>
      <w:marTop w:val="0"/>
      <w:marBottom w:val="0"/>
      <w:divBdr>
        <w:top w:val="none" w:sz="0" w:space="0" w:color="auto"/>
        <w:left w:val="none" w:sz="0" w:space="0" w:color="auto"/>
        <w:bottom w:val="none" w:sz="0" w:space="0" w:color="auto"/>
        <w:right w:val="none" w:sz="0" w:space="0" w:color="auto"/>
      </w:divBdr>
    </w:div>
    <w:div w:id="331958366">
      <w:bodyDiv w:val="1"/>
      <w:marLeft w:val="0"/>
      <w:marRight w:val="0"/>
      <w:marTop w:val="0"/>
      <w:marBottom w:val="0"/>
      <w:divBdr>
        <w:top w:val="none" w:sz="0" w:space="0" w:color="auto"/>
        <w:left w:val="none" w:sz="0" w:space="0" w:color="auto"/>
        <w:bottom w:val="none" w:sz="0" w:space="0" w:color="auto"/>
        <w:right w:val="none" w:sz="0" w:space="0" w:color="auto"/>
      </w:divBdr>
    </w:div>
    <w:div w:id="386607471">
      <w:bodyDiv w:val="1"/>
      <w:marLeft w:val="0"/>
      <w:marRight w:val="0"/>
      <w:marTop w:val="0"/>
      <w:marBottom w:val="0"/>
      <w:divBdr>
        <w:top w:val="none" w:sz="0" w:space="0" w:color="auto"/>
        <w:left w:val="none" w:sz="0" w:space="0" w:color="auto"/>
        <w:bottom w:val="none" w:sz="0" w:space="0" w:color="auto"/>
        <w:right w:val="none" w:sz="0" w:space="0" w:color="auto"/>
      </w:divBdr>
    </w:div>
    <w:div w:id="401374009">
      <w:bodyDiv w:val="1"/>
      <w:marLeft w:val="0"/>
      <w:marRight w:val="0"/>
      <w:marTop w:val="0"/>
      <w:marBottom w:val="0"/>
      <w:divBdr>
        <w:top w:val="none" w:sz="0" w:space="0" w:color="auto"/>
        <w:left w:val="none" w:sz="0" w:space="0" w:color="auto"/>
        <w:bottom w:val="none" w:sz="0" w:space="0" w:color="auto"/>
        <w:right w:val="none" w:sz="0" w:space="0" w:color="auto"/>
      </w:divBdr>
    </w:div>
    <w:div w:id="664818835">
      <w:bodyDiv w:val="1"/>
      <w:marLeft w:val="0"/>
      <w:marRight w:val="0"/>
      <w:marTop w:val="0"/>
      <w:marBottom w:val="0"/>
      <w:divBdr>
        <w:top w:val="none" w:sz="0" w:space="0" w:color="auto"/>
        <w:left w:val="none" w:sz="0" w:space="0" w:color="auto"/>
        <w:bottom w:val="none" w:sz="0" w:space="0" w:color="auto"/>
        <w:right w:val="none" w:sz="0" w:space="0" w:color="auto"/>
      </w:divBdr>
    </w:div>
    <w:div w:id="698622308">
      <w:bodyDiv w:val="1"/>
      <w:marLeft w:val="0"/>
      <w:marRight w:val="0"/>
      <w:marTop w:val="0"/>
      <w:marBottom w:val="0"/>
      <w:divBdr>
        <w:top w:val="none" w:sz="0" w:space="0" w:color="auto"/>
        <w:left w:val="none" w:sz="0" w:space="0" w:color="auto"/>
        <w:bottom w:val="none" w:sz="0" w:space="0" w:color="auto"/>
        <w:right w:val="none" w:sz="0" w:space="0" w:color="auto"/>
      </w:divBdr>
    </w:div>
    <w:div w:id="999892726">
      <w:bodyDiv w:val="1"/>
      <w:marLeft w:val="0"/>
      <w:marRight w:val="0"/>
      <w:marTop w:val="0"/>
      <w:marBottom w:val="0"/>
      <w:divBdr>
        <w:top w:val="none" w:sz="0" w:space="0" w:color="auto"/>
        <w:left w:val="none" w:sz="0" w:space="0" w:color="auto"/>
        <w:bottom w:val="none" w:sz="0" w:space="0" w:color="auto"/>
        <w:right w:val="none" w:sz="0" w:space="0" w:color="auto"/>
      </w:divBdr>
    </w:div>
    <w:div w:id="1060789187">
      <w:bodyDiv w:val="1"/>
      <w:marLeft w:val="0"/>
      <w:marRight w:val="0"/>
      <w:marTop w:val="0"/>
      <w:marBottom w:val="0"/>
      <w:divBdr>
        <w:top w:val="none" w:sz="0" w:space="0" w:color="auto"/>
        <w:left w:val="none" w:sz="0" w:space="0" w:color="auto"/>
        <w:bottom w:val="none" w:sz="0" w:space="0" w:color="auto"/>
        <w:right w:val="none" w:sz="0" w:space="0" w:color="auto"/>
      </w:divBdr>
    </w:div>
    <w:div w:id="1077358787">
      <w:bodyDiv w:val="1"/>
      <w:marLeft w:val="0"/>
      <w:marRight w:val="0"/>
      <w:marTop w:val="0"/>
      <w:marBottom w:val="0"/>
      <w:divBdr>
        <w:top w:val="none" w:sz="0" w:space="0" w:color="auto"/>
        <w:left w:val="none" w:sz="0" w:space="0" w:color="auto"/>
        <w:bottom w:val="none" w:sz="0" w:space="0" w:color="auto"/>
        <w:right w:val="none" w:sz="0" w:space="0" w:color="auto"/>
      </w:divBdr>
    </w:div>
    <w:div w:id="1148472758">
      <w:bodyDiv w:val="1"/>
      <w:marLeft w:val="0"/>
      <w:marRight w:val="0"/>
      <w:marTop w:val="0"/>
      <w:marBottom w:val="0"/>
      <w:divBdr>
        <w:top w:val="none" w:sz="0" w:space="0" w:color="auto"/>
        <w:left w:val="none" w:sz="0" w:space="0" w:color="auto"/>
        <w:bottom w:val="none" w:sz="0" w:space="0" w:color="auto"/>
        <w:right w:val="none" w:sz="0" w:space="0" w:color="auto"/>
      </w:divBdr>
    </w:div>
    <w:div w:id="1189369503">
      <w:bodyDiv w:val="1"/>
      <w:marLeft w:val="0"/>
      <w:marRight w:val="0"/>
      <w:marTop w:val="0"/>
      <w:marBottom w:val="0"/>
      <w:divBdr>
        <w:top w:val="none" w:sz="0" w:space="0" w:color="auto"/>
        <w:left w:val="none" w:sz="0" w:space="0" w:color="auto"/>
        <w:bottom w:val="none" w:sz="0" w:space="0" w:color="auto"/>
        <w:right w:val="none" w:sz="0" w:space="0" w:color="auto"/>
      </w:divBdr>
    </w:div>
    <w:div w:id="1199969088">
      <w:bodyDiv w:val="1"/>
      <w:marLeft w:val="0"/>
      <w:marRight w:val="0"/>
      <w:marTop w:val="0"/>
      <w:marBottom w:val="0"/>
      <w:divBdr>
        <w:top w:val="none" w:sz="0" w:space="0" w:color="auto"/>
        <w:left w:val="none" w:sz="0" w:space="0" w:color="auto"/>
        <w:bottom w:val="none" w:sz="0" w:space="0" w:color="auto"/>
        <w:right w:val="none" w:sz="0" w:space="0" w:color="auto"/>
      </w:divBdr>
    </w:div>
    <w:div w:id="1200900338">
      <w:bodyDiv w:val="1"/>
      <w:marLeft w:val="0"/>
      <w:marRight w:val="0"/>
      <w:marTop w:val="0"/>
      <w:marBottom w:val="0"/>
      <w:divBdr>
        <w:top w:val="none" w:sz="0" w:space="0" w:color="auto"/>
        <w:left w:val="none" w:sz="0" w:space="0" w:color="auto"/>
        <w:bottom w:val="none" w:sz="0" w:space="0" w:color="auto"/>
        <w:right w:val="none" w:sz="0" w:space="0" w:color="auto"/>
      </w:divBdr>
    </w:div>
    <w:div w:id="1320233262">
      <w:bodyDiv w:val="1"/>
      <w:marLeft w:val="0"/>
      <w:marRight w:val="0"/>
      <w:marTop w:val="0"/>
      <w:marBottom w:val="0"/>
      <w:divBdr>
        <w:top w:val="none" w:sz="0" w:space="0" w:color="auto"/>
        <w:left w:val="none" w:sz="0" w:space="0" w:color="auto"/>
        <w:bottom w:val="none" w:sz="0" w:space="0" w:color="auto"/>
        <w:right w:val="none" w:sz="0" w:space="0" w:color="auto"/>
      </w:divBdr>
    </w:div>
    <w:div w:id="1487864865">
      <w:bodyDiv w:val="1"/>
      <w:marLeft w:val="0"/>
      <w:marRight w:val="0"/>
      <w:marTop w:val="0"/>
      <w:marBottom w:val="0"/>
      <w:divBdr>
        <w:top w:val="none" w:sz="0" w:space="0" w:color="auto"/>
        <w:left w:val="none" w:sz="0" w:space="0" w:color="auto"/>
        <w:bottom w:val="none" w:sz="0" w:space="0" w:color="auto"/>
        <w:right w:val="none" w:sz="0" w:space="0" w:color="auto"/>
      </w:divBdr>
    </w:div>
    <w:div w:id="1526599574">
      <w:bodyDiv w:val="1"/>
      <w:marLeft w:val="0"/>
      <w:marRight w:val="0"/>
      <w:marTop w:val="0"/>
      <w:marBottom w:val="0"/>
      <w:divBdr>
        <w:top w:val="none" w:sz="0" w:space="0" w:color="auto"/>
        <w:left w:val="none" w:sz="0" w:space="0" w:color="auto"/>
        <w:bottom w:val="none" w:sz="0" w:space="0" w:color="auto"/>
        <w:right w:val="none" w:sz="0" w:space="0" w:color="auto"/>
      </w:divBdr>
    </w:div>
    <w:div w:id="1612736994">
      <w:bodyDiv w:val="1"/>
      <w:marLeft w:val="0"/>
      <w:marRight w:val="0"/>
      <w:marTop w:val="0"/>
      <w:marBottom w:val="0"/>
      <w:divBdr>
        <w:top w:val="none" w:sz="0" w:space="0" w:color="auto"/>
        <w:left w:val="none" w:sz="0" w:space="0" w:color="auto"/>
        <w:bottom w:val="none" w:sz="0" w:space="0" w:color="auto"/>
        <w:right w:val="none" w:sz="0" w:space="0" w:color="auto"/>
      </w:divBdr>
    </w:div>
    <w:div w:id="1676417567">
      <w:bodyDiv w:val="1"/>
      <w:marLeft w:val="0"/>
      <w:marRight w:val="0"/>
      <w:marTop w:val="0"/>
      <w:marBottom w:val="0"/>
      <w:divBdr>
        <w:top w:val="none" w:sz="0" w:space="0" w:color="auto"/>
        <w:left w:val="none" w:sz="0" w:space="0" w:color="auto"/>
        <w:bottom w:val="none" w:sz="0" w:space="0" w:color="auto"/>
        <w:right w:val="none" w:sz="0" w:space="0" w:color="auto"/>
      </w:divBdr>
      <w:divsChild>
        <w:div w:id="342391883">
          <w:blockQuote w:val="1"/>
          <w:marLeft w:val="150"/>
          <w:marRight w:val="150"/>
          <w:marTop w:val="0"/>
          <w:marBottom w:val="0"/>
          <w:divBdr>
            <w:top w:val="none" w:sz="0" w:space="0" w:color="auto"/>
            <w:left w:val="none" w:sz="0" w:space="0" w:color="auto"/>
            <w:bottom w:val="none" w:sz="0" w:space="0" w:color="auto"/>
            <w:right w:val="none" w:sz="0" w:space="0" w:color="auto"/>
          </w:divBdr>
          <w:divsChild>
            <w:div w:id="464472223">
              <w:marLeft w:val="0"/>
              <w:marRight w:val="0"/>
              <w:marTop w:val="0"/>
              <w:marBottom w:val="0"/>
              <w:divBdr>
                <w:top w:val="none" w:sz="0" w:space="0" w:color="auto"/>
                <w:left w:val="none" w:sz="0" w:space="0" w:color="auto"/>
                <w:bottom w:val="none" w:sz="0" w:space="0" w:color="auto"/>
                <w:right w:val="none" w:sz="0" w:space="0" w:color="auto"/>
              </w:divBdr>
              <w:divsChild>
                <w:div w:id="331372708">
                  <w:marLeft w:val="0"/>
                  <w:marRight w:val="0"/>
                  <w:marTop w:val="0"/>
                  <w:marBottom w:val="0"/>
                  <w:divBdr>
                    <w:top w:val="none" w:sz="0" w:space="0" w:color="auto"/>
                    <w:left w:val="none" w:sz="0" w:space="0" w:color="auto"/>
                    <w:bottom w:val="none" w:sz="0" w:space="0" w:color="auto"/>
                    <w:right w:val="none" w:sz="0" w:space="0" w:color="auto"/>
                  </w:divBdr>
                  <w:divsChild>
                    <w:div w:id="1699895421">
                      <w:marLeft w:val="0"/>
                      <w:marRight w:val="0"/>
                      <w:marTop w:val="0"/>
                      <w:marBottom w:val="0"/>
                      <w:divBdr>
                        <w:top w:val="none" w:sz="0" w:space="0" w:color="auto"/>
                        <w:left w:val="none" w:sz="0" w:space="0" w:color="auto"/>
                        <w:bottom w:val="none" w:sz="0" w:space="0" w:color="auto"/>
                        <w:right w:val="none" w:sz="0" w:space="0" w:color="auto"/>
                      </w:divBdr>
                    </w:div>
                    <w:div w:id="125273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954090">
      <w:bodyDiv w:val="1"/>
      <w:marLeft w:val="0"/>
      <w:marRight w:val="0"/>
      <w:marTop w:val="0"/>
      <w:marBottom w:val="0"/>
      <w:divBdr>
        <w:top w:val="none" w:sz="0" w:space="0" w:color="auto"/>
        <w:left w:val="none" w:sz="0" w:space="0" w:color="auto"/>
        <w:bottom w:val="none" w:sz="0" w:space="0" w:color="auto"/>
        <w:right w:val="none" w:sz="0" w:space="0" w:color="auto"/>
      </w:divBdr>
      <w:divsChild>
        <w:div w:id="257561666">
          <w:marLeft w:val="0"/>
          <w:marRight w:val="0"/>
          <w:marTop w:val="0"/>
          <w:marBottom w:val="0"/>
          <w:divBdr>
            <w:top w:val="none" w:sz="0" w:space="0" w:color="auto"/>
            <w:left w:val="none" w:sz="0" w:space="0" w:color="auto"/>
            <w:bottom w:val="none" w:sz="0" w:space="0" w:color="auto"/>
            <w:right w:val="none" w:sz="0" w:space="0" w:color="auto"/>
          </w:divBdr>
        </w:div>
        <w:div w:id="739595622">
          <w:marLeft w:val="0"/>
          <w:marRight w:val="0"/>
          <w:marTop w:val="0"/>
          <w:marBottom w:val="0"/>
          <w:divBdr>
            <w:top w:val="none" w:sz="0" w:space="0" w:color="auto"/>
            <w:left w:val="none" w:sz="0" w:space="0" w:color="auto"/>
            <w:bottom w:val="none" w:sz="0" w:space="0" w:color="auto"/>
            <w:right w:val="none" w:sz="0" w:space="0" w:color="auto"/>
          </w:divBdr>
        </w:div>
        <w:div w:id="1083792813">
          <w:marLeft w:val="0"/>
          <w:marRight w:val="0"/>
          <w:marTop w:val="0"/>
          <w:marBottom w:val="0"/>
          <w:divBdr>
            <w:top w:val="none" w:sz="0" w:space="0" w:color="auto"/>
            <w:left w:val="none" w:sz="0" w:space="0" w:color="auto"/>
            <w:bottom w:val="none" w:sz="0" w:space="0" w:color="auto"/>
            <w:right w:val="none" w:sz="0" w:space="0" w:color="auto"/>
          </w:divBdr>
        </w:div>
        <w:div w:id="1347709662">
          <w:marLeft w:val="0"/>
          <w:marRight w:val="0"/>
          <w:marTop w:val="0"/>
          <w:marBottom w:val="0"/>
          <w:divBdr>
            <w:top w:val="none" w:sz="0" w:space="0" w:color="auto"/>
            <w:left w:val="none" w:sz="0" w:space="0" w:color="auto"/>
            <w:bottom w:val="none" w:sz="0" w:space="0" w:color="auto"/>
            <w:right w:val="none" w:sz="0" w:space="0" w:color="auto"/>
          </w:divBdr>
        </w:div>
        <w:div w:id="1483932842">
          <w:marLeft w:val="0"/>
          <w:marRight w:val="0"/>
          <w:marTop w:val="0"/>
          <w:marBottom w:val="0"/>
          <w:divBdr>
            <w:top w:val="none" w:sz="0" w:space="0" w:color="auto"/>
            <w:left w:val="none" w:sz="0" w:space="0" w:color="auto"/>
            <w:bottom w:val="none" w:sz="0" w:space="0" w:color="auto"/>
            <w:right w:val="none" w:sz="0" w:space="0" w:color="auto"/>
          </w:divBdr>
        </w:div>
        <w:div w:id="1552421401">
          <w:marLeft w:val="0"/>
          <w:marRight w:val="0"/>
          <w:marTop w:val="0"/>
          <w:marBottom w:val="0"/>
          <w:divBdr>
            <w:top w:val="none" w:sz="0" w:space="0" w:color="auto"/>
            <w:left w:val="none" w:sz="0" w:space="0" w:color="auto"/>
            <w:bottom w:val="none" w:sz="0" w:space="0" w:color="auto"/>
            <w:right w:val="none" w:sz="0" w:space="0" w:color="auto"/>
          </w:divBdr>
        </w:div>
        <w:div w:id="1600717090">
          <w:marLeft w:val="0"/>
          <w:marRight w:val="0"/>
          <w:marTop w:val="0"/>
          <w:marBottom w:val="0"/>
          <w:divBdr>
            <w:top w:val="none" w:sz="0" w:space="0" w:color="auto"/>
            <w:left w:val="none" w:sz="0" w:space="0" w:color="auto"/>
            <w:bottom w:val="none" w:sz="0" w:space="0" w:color="auto"/>
            <w:right w:val="none" w:sz="0" w:space="0" w:color="auto"/>
          </w:divBdr>
        </w:div>
        <w:div w:id="1743527742">
          <w:marLeft w:val="0"/>
          <w:marRight w:val="0"/>
          <w:marTop w:val="0"/>
          <w:marBottom w:val="0"/>
          <w:divBdr>
            <w:top w:val="none" w:sz="0" w:space="0" w:color="auto"/>
            <w:left w:val="none" w:sz="0" w:space="0" w:color="auto"/>
            <w:bottom w:val="none" w:sz="0" w:space="0" w:color="auto"/>
            <w:right w:val="none" w:sz="0" w:space="0" w:color="auto"/>
          </w:divBdr>
        </w:div>
        <w:div w:id="2050765645">
          <w:marLeft w:val="0"/>
          <w:marRight w:val="0"/>
          <w:marTop w:val="0"/>
          <w:marBottom w:val="0"/>
          <w:divBdr>
            <w:top w:val="none" w:sz="0" w:space="0" w:color="auto"/>
            <w:left w:val="none" w:sz="0" w:space="0" w:color="auto"/>
            <w:bottom w:val="none" w:sz="0" w:space="0" w:color="auto"/>
            <w:right w:val="none" w:sz="0" w:space="0" w:color="auto"/>
          </w:divBdr>
        </w:div>
      </w:divsChild>
    </w:div>
    <w:div w:id="1803691765">
      <w:bodyDiv w:val="1"/>
      <w:marLeft w:val="0"/>
      <w:marRight w:val="0"/>
      <w:marTop w:val="0"/>
      <w:marBottom w:val="0"/>
      <w:divBdr>
        <w:top w:val="none" w:sz="0" w:space="0" w:color="auto"/>
        <w:left w:val="none" w:sz="0" w:space="0" w:color="auto"/>
        <w:bottom w:val="none" w:sz="0" w:space="0" w:color="auto"/>
        <w:right w:val="none" w:sz="0" w:space="0" w:color="auto"/>
      </w:divBdr>
    </w:div>
    <w:div w:id="1844280133">
      <w:bodyDiv w:val="1"/>
      <w:marLeft w:val="0"/>
      <w:marRight w:val="0"/>
      <w:marTop w:val="0"/>
      <w:marBottom w:val="0"/>
      <w:divBdr>
        <w:top w:val="none" w:sz="0" w:space="0" w:color="auto"/>
        <w:left w:val="none" w:sz="0" w:space="0" w:color="auto"/>
        <w:bottom w:val="none" w:sz="0" w:space="0" w:color="auto"/>
        <w:right w:val="none" w:sz="0" w:space="0" w:color="auto"/>
      </w:divBdr>
    </w:div>
    <w:div w:id="1851067320">
      <w:bodyDiv w:val="1"/>
      <w:marLeft w:val="0"/>
      <w:marRight w:val="0"/>
      <w:marTop w:val="0"/>
      <w:marBottom w:val="0"/>
      <w:divBdr>
        <w:top w:val="none" w:sz="0" w:space="0" w:color="auto"/>
        <w:left w:val="none" w:sz="0" w:space="0" w:color="auto"/>
        <w:bottom w:val="none" w:sz="0" w:space="0" w:color="auto"/>
        <w:right w:val="none" w:sz="0" w:space="0" w:color="auto"/>
      </w:divBdr>
    </w:div>
    <w:div w:id="1853228396">
      <w:bodyDiv w:val="1"/>
      <w:marLeft w:val="0"/>
      <w:marRight w:val="0"/>
      <w:marTop w:val="0"/>
      <w:marBottom w:val="0"/>
      <w:divBdr>
        <w:top w:val="none" w:sz="0" w:space="0" w:color="auto"/>
        <w:left w:val="none" w:sz="0" w:space="0" w:color="auto"/>
        <w:bottom w:val="none" w:sz="0" w:space="0" w:color="auto"/>
        <w:right w:val="none" w:sz="0" w:space="0" w:color="auto"/>
      </w:divBdr>
    </w:div>
    <w:div w:id="1944728350">
      <w:bodyDiv w:val="1"/>
      <w:marLeft w:val="0"/>
      <w:marRight w:val="0"/>
      <w:marTop w:val="0"/>
      <w:marBottom w:val="0"/>
      <w:divBdr>
        <w:top w:val="none" w:sz="0" w:space="0" w:color="auto"/>
        <w:left w:val="none" w:sz="0" w:space="0" w:color="auto"/>
        <w:bottom w:val="none" w:sz="0" w:space="0" w:color="auto"/>
        <w:right w:val="none" w:sz="0" w:space="0" w:color="auto"/>
      </w:divBdr>
    </w:div>
    <w:div w:id="1996714379">
      <w:bodyDiv w:val="1"/>
      <w:marLeft w:val="0"/>
      <w:marRight w:val="0"/>
      <w:marTop w:val="0"/>
      <w:marBottom w:val="0"/>
      <w:divBdr>
        <w:top w:val="none" w:sz="0" w:space="0" w:color="auto"/>
        <w:left w:val="none" w:sz="0" w:space="0" w:color="auto"/>
        <w:bottom w:val="none" w:sz="0" w:space="0" w:color="auto"/>
        <w:right w:val="none" w:sz="0" w:space="0" w:color="auto"/>
      </w:divBdr>
    </w:div>
    <w:div w:id="2020232368">
      <w:bodyDiv w:val="1"/>
      <w:marLeft w:val="0"/>
      <w:marRight w:val="0"/>
      <w:marTop w:val="0"/>
      <w:marBottom w:val="0"/>
      <w:divBdr>
        <w:top w:val="none" w:sz="0" w:space="0" w:color="auto"/>
        <w:left w:val="none" w:sz="0" w:space="0" w:color="auto"/>
        <w:bottom w:val="none" w:sz="0" w:space="0" w:color="auto"/>
        <w:right w:val="none" w:sz="0" w:space="0" w:color="auto"/>
      </w:divBdr>
    </w:div>
    <w:div w:id="21085732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4414D5B-B23A-A94C-A1BC-10C31BF98B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3045</Words>
  <Characters>17359</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Multiple Natures International</Company>
  <LinksUpToDate>false</LinksUpToDate>
  <CharactersWithSpaces>20364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Vartotojas</dc:creator>
  <cp:keywords/>
  <dc:description/>
  <cp:lastModifiedBy>Steven Rudolph</cp:lastModifiedBy>
  <cp:revision>2</cp:revision>
  <cp:lastPrinted>2019-06-03T09:00:00Z</cp:lastPrinted>
  <dcterms:created xsi:type="dcterms:W3CDTF">2023-08-16T05:06:00Z</dcterms:created>
  <dcterms:modified xsi:type="dcterms:W3CDTF">2023-08-16T05:06:00Z</dcterms:modified>
</cp:coreProperties>
</file>